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1680B29" w:rsidR="00096B6A" w:rsidRPr="006A738C" w:rsidRDefault="00CD56D5" w:rsidP="00661F0B">
      <w:pPr>
        <w:spacing w:line="480" w:lineRule="auto"/>
        <w:rPr>
          <w:b/>
          <w:iCs/>
        </w:rPr>
      </w:pPr>
      <w:r w:rsidRPr="006A738C">
        <w:rPr>
          <w:b/>
          <w:iCs/>
        </w:rPr>
        <w:t xml:space="preserve">A new oomycete metabarcoding method using the </w:t>
      </w:r>
      <w:r w:rsidRPr="006A738C">
        <w:rPr>
          <w:b/>
          <w:i/>
        </w:rPr>
        <w:t>rps10</w:t>
      </w:r>
      <w:r w:rsidRPr="006A738C">
        <w:rPr>
          <w:b/>
          <w:iCs/>
        </w:rPr>
        <w:t xml:space="preserve"> gene</w:t>
      </w:r>
    </w:p>
    <w:p w14:paraId="6D8305E7" w14:textId="77777777" w:rsidR="00ED7C70" w:rsidRPr="006A738C" w:rsidRDefault="00ED7C70" w:rsidP="00661F0B">
      <w:pPr>
        <w:spacing w:line="480" w:lineRule="auto"/>
        <w:rPr>
          <w:color w:val="000000"/>
        </w:rPr>
      </w:pPr>
    </w:p>
    <w:p w14:paraId="00000003" w14:textId="33CCC1D5" w:rsidR="00096B6A" w:rsidRPr="006A738C" w:rsidRDefault="00CD5D5B" w:rsidP="00661F0B">
      <w:pPr>
        <w:spacing w:line="480" w:lineRule="auto"/>
        <w:rPr>
          <w:color w:val="000000"/>
        </w:rPr>
      </w:pPr>
      <w:r w:rsidRPr="006A738C">
        <w:rPr>
          <w:color w:val="000000"/>
        </w:rPr>
        <w:t>Zachary S. L. Foster</w:t>
      </w:r>
      <w:r w:rsidR="003006DB" w:rsidRPr="006A738C">
        <w:rPr>
          <w:color w:val="000000"/>
        </w:rPr>
        <w:t xml:space="preserve"> (</w:t>
      </w:r>
      <w:hyperlink r:id="rId8" w:history="1">
        <w:r w:rsidR="006C048B" w:rsidRPr="006A738C">
          <w:rPr>
            <w:rStyle w:val="Hyperlink"/>
          </w:rPr>
          <w:t>https://orcid.org/0000-0002-5075-0948</w:t>
        </w:r>
      </w:hyperlink>
      <w:r w:rsidR="003006DB" w:rsidRPr="006A738C">
        <w:rPr>
          <w:color w:val="000000"/>
        </w:rPr>
        <w:t>)</w:t>
      </w:r>
      <w:r w:rsidRPr="006A738C">
        <w:rPr>
          <w:color w:val="000000"/>
          <w:vertAlign w:val="superscript"/>
        </w:rPr>
        <w:t>1</w:t>
      </w:r>
      <w:r w:rsidR="00E2051F">
        <w:rPr>
          <w:color w:val="000000"/>
          <w:vertAlign w:val="superscript"/>
        </w:rPr>
        <w:t>,2</w:t>
      </w:r>
      <w:r w:rsidRPr="006A738C">
        <w:rPr>
          <w:color w:val="000000"/>
        </w:rPr>
        <w:t xml:space="preserve">, </w:t>
      </w:r>
      <w:r w:rsidR="00ED7C70" w:rsidRPr="006A738C">
        <w:rPr>
          <w:color w:val="000000"/>
        </w:rPr>
        <w:t>Felipe E. Albornoz</w:t>
      </w:r>
      <w:r w:rsidR="00860F9D" w:rsidRPr="006A738C">
        <w:rPr>
          <w:color w:val="000000"/>
        </w:rPr>
        <w:t xml:space="preserve"> (</w:t>
      </w:r>
      <w:hyperlink r:id="rId9" w:history="1">
        <w:r w:rsidR="00860F9D" w:rsidRPr="006A738C">
          <w:rPr>
            <w:rStyle w:val="Hyperlink"/>
          </w:rPr>
          <w:t>https://orcid.org/0000-0001-9526-0945</w:t>
        </w:r>
      </w:hyperlink>
      <w:r w:rsidR="00860F9D" w:rsidRPr="006A738C">
        <w:rPr>
          <w:color w:val="000000"/>
        </w:rPr>
        <w:t>)</w:t>
      </w:r>
      <w:r w:rsidR="00ED7C70" w:rsidRPr="006A738C">
        <w:rPr>
          <w:color w:val="000000"/>
          <w:vertAlign w:val="superscript"/>
        </w:rPr>
        <w:t>1</w:t>
      </w:r>
      <w:r w:rsidR="00F91AE6" w:rsidRPr="006A738C">
        <w:rPr>
          <w:color w:val="000000"/>
          <w:vertAlign w:val="superscript"/>
        </w:rPr>
        <w:t>*</w:t>
      </w:r>
      <w:r w:rsidR="00ED7C70" w:rsidRPr="006A738C">
        <w:rPr>
          <w:color w:val="000000"/>
        </w:rPr>
        <w:t xml:space="preserve">, </w:t>
      </w:r>
      <w:r w:rsidRPr="006A738C">
        <w:rPr>
          <w:color w:val="000000"/>
        </w:rPr>
        <w:t>Valerie J. Fieland</w:t>
      </w:r>
      <w:r w:rsidR="00EF272F" w:rsidRPr="006A738C">
        <w:rPr>
          <w:color w:val="000000"/>
        </w:rPr>
        <w:t xml:space="preserve"> (</w:t>
      </w:r>
      <w:hyperlink r:id="rId10" w:history="1">
        <w:r w:rsidR="00EF272F" w:rsidRPr="006A738C">
          <w:rPr>
            <w:rStyle w:val="Hyperlink"/>
          </w:rPr>
          <w:t>https://orcid.org/0000-0002-8702-0412</w:t>
        </w:r>
      </w:hyperlink>
      <w:r w:rsidR="00EF272F" w:rsidRPr="006A738C">
        <w:rPr>
          <w:color w:val="000000"/>
        </w:rPr>
        <w:t>)</w:t>
      </w:r>
      <w:r w:rsidRPr="006A738C">
        <w:rPr>
          <w:color w:val="000000"/>
          <w:vertAlign w:val="superscript"/>
        </w:rPr>
        <w:t>1</w:t>
      </w:r>
      <w:r w:rsidRPr="006A738C">
        <w:rPr>
          <w:color w:val="000000"/>
        </w:rPr>
        <w:t>, Meredith M. Larsen</w:t>
      </w:r>
      <w:r w:rsidRPr="006A738C">
        <w:rPr>
          <w:color w:val="000000"/>
          <w:vertAlign w:val="superscript"/>
        </w:rPr>
        <w:t>2</w:t>
      </w:r>
      <w:r w:rsidRPr="006A738C">
        <w:rPr>
          <w:color w:val="000000"/>
        </w:rPr>
        <w:t>, F. Andrew Jones</w:t>
      </w:r>
      <w:r w:rsidR="003006DB" w:rsidRPr="006A738C">
        <w:rPr>
          <w:color w:val="000000"/>
        </w:rPr>
        <w:t xml:space="preserve"> </w:t>
      </w:r>
      <w:r w:rsidR="00A1220C" w:rsidRPr="006A738C">
        <w:rPr>
          <w:color w:val="000000"/>
        </w:rPr>
        <w:t>(</w:t>
      </w:r>
      <w:hyperlink r:id="rId11" w:history="1">
        <w:r w:rsidR="000A68A3" w:rsidRPr="006A738C">
          <w:rPr>
            <w:rStyle w:val="Hyperlink"/>
          </w:rPr>
          <w:t>https://orcid.org/0000-0003-2134-9888</w:t>
        </w:r>
      </w:hyperlink>
      <w:r w:rsidR="000A68A3" w:rsidRPr="006A738C">
        <w:rPr>
          <w:color w:val="000000"/>
        </w:rPr>
        <w:t>)</w:t>
      </w:r>
      <w:r w:rsidR="000A68A3" w:rsidRPr="006A738C">
        <w:rPr>
          <w:color w:val="000000"/>
          <w:vertAlign w:val="superscript"/>
        </w:rPr>
        <w:t>1,</w:t>
      </w:r>
      <w:r w:rsidR="00A1220C" w:rsidRPr="006A738C">
        <w:rPr>
          <w:color w:val="000000"/>
          <w:vertAlign w:val="superscript"/>
        </w:rPr>
        <w:t xml:space="preserve"> 3</w:t>
      </w:r>
      <w:r w:rsidRPr="006A738C">
        <w:rPr>
          <w:color w:val="000000"/>
        </w:rPr>
        <w:t>, Brett M. Tyler</w:t>
      </w:r>
      <w:r w:rsidR="003006DB" w:rsidRPr="006A738C">
        <w:rPr>
          <w:color w:val="000000"/>
        </w:rPr>
        <w:t xml:space="preserve"> (</w:t>
      </w:r>
      <w:hyperlink r:id="rId12" w:history="1">
        <w:r w:rsidR="006C048B" w:rsidRPr="006A738C">
          <w:rPr>
            <w:rStyle w:val="Hyperlink"/>
          </w:rPr>
          <w:t>https://orcid.org/0000-0003-1549-2987</w:t>
        </w:r>
      </w:hyperlink>
      <w:r w:rsidR="003006DB" w:rsidRPr="006A738C">
        <w:rPr>
          <w:color w:val="000000"/>
        </w:rPr>
        <w:t>)</w:t>
      </w:r>
      <w:r w:rsidRPr="006A738C">
        <w:rPr>
          <w:color w:val="000000"/>
          <w:vertAlign w:val="superscript"/>
        </w:rPr>
        <w:t>1</w:t>
      </w:r>
      <w:r w:rsidR="006D0A9C">
        <w:rPr>
          <w:color w:val="000000"/>
          <w:vertAlign w:val="superscript"/>
        </w:rPr>
        <w:t>,4</w:t>
      </w:r>
      <w:r w:rsidRPr="006A738C">
        <w:rPr>
          <w:color w:val="000000"/>
        </w:rPr>
        <w:t>, H</w:t>
      </w:r>
      <w:r w:rsidRPr="006A738C">
        <w:t>a</w:t>
      </w:r>
      <w:r w:rsidRPr="006A738C">
        <w:rPr>
          <w:color w:val="000000"/>
        </w:rPr>
        <w:t>i D. T. Nguyen</w:t>
      </w:r>
      <w:r w:rsidR="003006DB" w:rsidRPr="006A738C">
        <w:rPr>
          <w:color w:val="000000"/>
        </w:rPr>
        <w:t xml:space="preserve"> (</w:t>
      </w:r>
      <w:hyperlink r:id="rId13" w:history="1">
        <w:r w:rsidR="000A68A3" w:rsidRPr="006A738C">
          <w:rPr>
            <w:rStyle w:val="Hyperlink"/>
          </w:rPr>
          <w:t>https://orcid.org/0000-0002-4764-3009</w:t>
        </w:r>
      </w:hyperlink>
      <w:r w:rsidR="000A68A3" w:rsidRPr="006A738C">
        <w:rPr>
          <w:color w:val="000000"/>
        </w:rPr>
        <w:t>)</w:t>
      </w:r>
      <w:r w:rsidR="006D0A9C">
        <w:rPr>
          <w:color w:val="000000"/>
          <w:vertAlign w:val="superscript"/>
        </w:rPr>
        <w:t>5</w:t>
      </w:r>
      <w:r w:rsidRPr="006A738C">
        <w:rPr>
          <w:color w:val="000000"/>
        </w:rPr>
        <w:t>, Treena</w:t>
      </w:r>
      <w:r w:rsidR="0090572A">
        <w:rPr>
          <w:color w:val="000000"/>
        </w:rPr>
        <w:t xml:space="preserve"> I.</w:t>
      </w:r>
      <w:r w:rsidRPr="006A738C">
        <w:rPr>
          <w:color w:val="000000"/>
        </w:rPr>
        <w:t xml:space="preserve"> Burgess</w:t>
      </w:r>
      <w:r w:rsidR="003006DB" w:rsidRPr="006A738C">
        <w:rPr>
          <w:color w:val="000000"/>
        </w:rPr>
        <w:t xml:space="preserve"> (</w:t>
      </w:r>
      <w:hyperlink r:id="rId14" w:history="1">
        <w:r w:rsidR="006C048B" w:rsidRPr="006A738C">
          <w:rPr>
            <w:rStyle w:val="Hyperlink"/>
          </w:rPr>
          <w:t>https://orcid.org/0000-0002-7962-219X</w:t>
        </w:r>
      </w:hyperlink>
      <w:r w:rsidR="003006DB" w:rsidRPr="006A738C">
        <w:rPr>
          <w:color w:val="000000"/>
        </w:rPr>
        <w:t>)</w:t>
      </w:r>
      <w:r w:rsidR="006D0A9C">
        <w:rPr>
          <w:color w:val="000000"/>
          <w:vertAlign w:val="superscript"/>
        </w:rPr>
        <w:t>6</w:t>
      </w:r>
      <w:r w:rsidRPr="006A738C">
        <w:rPr>
          <w:color w:val="000000"/>
        </w:rPr>
        <w:t>, Carolyn Ridde</w:t>
      </w:r>
      <w:r w:rsidR="005954E4" w:rsidRPr="006A738C">
        <w:rPr>
          <w:color w:val="000000"/>
        </w:rPr>
        <w:t>l</w:t>
      </w:r>
      <w:r w:rsidR="0003185C" w:rsidRPr="006A738C">
        <w:rPr>
          <w:color w:val="000000"/>
        </w:rPr>
        <w:t>l</w:t>
      </w:r>
      <w:r w:rsidR="003006DB" w:rsidRPr="006A738C">
        <w:rPr>
          <w:color w:val="000000"/>
        </w:rPr>
        <w:t xml:space="preserve"> (</w:t>
      </w:r>
      <w:hyperlink r:id="rId15" w:history="1">
        <w:r w:rsidR="00860F9D" w:rsidRPr="006D0A9C">
          <w:rPr>
            <w:rStyle w:val="Hyperlink"/>
          </w:rPr>
          <w:t>https://orcid.org/0000-0003-0089-9135</w:t>
        </w:r>
      </w:hyperlink>
      <w:r w:rsidR="00860F9D" w:rsidRPr="006D0A9C">
        <w:t>)</w:t>
      </w:r>
      <w:r w:rsidR="006D0A9C" w:rsidRPr="006D0A9C">
        <w:rPr>
          <w:vertAlign w:val="superscript"/>
        </w:rPr>
        <w:t>7</w:t>
      </w:r>
      <w:r w:rsidRPr="006A738C">
        <w:rPr>
          <w:color w:val="000000"/>
        </w:rPr>
        <w:t>,</w:t>
      </w:r>
      <w:r w:rsidR="00860F9D" w:rsidRPr="006A738C">
        <w:rPr>
          <w:color w:val="000000"/>
        </w:rPr>
        <w:t xml:space="preserve"> Herman</w:t>
      </w:r>
      <w:r w:rsidR="00EF272F" w:rsidRPr="006A738C">
        <w:rPr>
          <w:color w:val="000000"/>
        </w:rPr>
        <w:t>n</w:t>
      </w:r>
      <w:r w:rsidR="00860F9D" w:rsidRPr="006A738C">
        <w:rPr>
          <w:color w:val="000000"/>
        </w:rPr>
        <w:t xml:space="preserve"> Voglmayr</w:t>
      </w:r>
      <w:r w:rsidR="006D0A9C">
        <w:rPr>
          <w:color w:val="000000"/>
          <w:vertAlign w:val="superscript"/>
        </w:rPr>
        <w:t>8</w:t>
      </w:r>
      <w:r w:rsidR="00E75372">
        <w:rPr>
          <w:color w:val="000000"/>
          <w:vertAlign w:val="superscript"/>
        </w:rPr>
        <w:t>,9</w:t>
      </w:r>
      <w:r w:rsidR="00860F9D" w:rsidRPr="006A738C">
        <w:rPr>
          <w:color w:val="000000"/>
        </w:rPr>
        <w:t xml:space="preserve">, </w:t>
      </w:r>
      <w:r w:rsidRPr="006A738C">
        <w:rPr>
          <w:color w:val="000000"/>
        </w:rPr>
        <w:t xml:space="preserve"> Frank N. Martin</w:t>
      </w:r>
      <w:r w:rsidR="003006DB" w:rsidRPr="006A738C">
        <w:rPr>
          <w:color w:val="000000"/>
        </w:rPr>
        <w:t xml:space="preserve"> (</w:t>
      </w:r>
      <w:hyperlink r:id="rId16" w:history="1">
        <w:r w:rsidR="006D0A9C" w:rsidRPr="00DC5F85">
          <w:rPr>
            <w:rStyle w:val="Hyperlink"/>
          </w:rPr>
          <w:t>https://orcid.org/0000-0002-8050-1248</w:t>
        </w:r>
      </w:hyperlink>
      <w:r w:rsidR="003006DB" w:rsidRPr="006A738C">
        <w:rPr>
          <w:color w:val="000000"/>
        </w:rPr>
        <w:t>)</w:t>
      </w:r>
      <w:r w:rsidR="00E75372">
        <w:rPr>
          <w:color w:val="000000"/>
          <w:vertAlign w:val="superscript"/>
        </w:rPr>
        <w:t>10</w:t>
      </w:r>
      <w:r w:rsidRPr="006A738C">
        <w:rPr>
          <w:color w:val="000000"/>
        </w:rPr>
        <w:t>, and Niklaus J. Grünwald</w:t>
      </w:r>
      <w:r w:rsidR="003006DB" w:rsidRPr="006A738C">
        <w:rPr>
          <w:color w:val="000000"/>
        </w:rPr>
        <w:t xml:space="preserve"> (</w:t>
      </w:r>
      <w:hyperlink r:id="rId17" w:history="1">
        <w:r w:rsidR="003006DB" w:rsidRPr="006A738C">
          <w:rPr>
            <w:rStyle w:val="Hyperlink"/>
          </w:rPr>
          <w:t>https://orcid.org/0000-0003-1656-7602</w:t>
        </w:r>
      </w:hyperlink>
      <w:r w:rsidR="003006DB" w:rsidRPr="006A738C">
        <w:rPr>
          <w:color w:val="000000"/>
        </w:rPr>
        <w:t>)</w:t>
      </w:r>
      <w:r w:rsidRPr="006A738C">
        <w:rPr>
          <w:color w:val="000000"/>
          <w:vertAlign w:val="superscript"/>
        </w:rPr>
        <w:t>2</w:t>
      </w:r>
    </w:p>
    <w:p w14:paraId="00000004" w14:textId="77777777" w:rsidR="00096B6A" w:rsidRPr="006A738C" w:rsidRDefault="00096B6A" w:rsidP="00661F0B">
      <w:pPr>
        <w:spacing w:line="480" w:lineRule="auto"/>
        <w:rPr>
          <w:color w:val="000000"/>
        </w:rPr>
      </w:pPr>
    </w:p>
    <w:p w14:paraId="00000007" w14:textId="660AD86B" w:rsidR="00096B6A" w:rsidRPr="006A738C" w:rsidRDefault="00CD5D5B" w:rsidP="00661F0B">
      <w:pPr>
        <w:spacing w:line="480" w:lineRule="auto"/>
        <w:rPr>
          <w:color w:val="000000"/>
        </w:rPr>
      </w:pPr>
      <w:r w:rsidRPr="006A738C">
        <w:rPr>
          <w:color w:val="000000"/>
          <w:vertAlign w:val="superscript"/>
        </w:rPr>
        <w:t>1</w:t>
      </w:r>
      <w:r w:rsidRPr="006A738C">
        <w:rPr>
          <w:color w:val="000000"/>
        </w:rPr>
        <w:t xml:space="preserve"> Department of Botany and Plant Pathology, Oregon State University, Corvallis, OR 97331, USA</w:t>
      </w:r>
    </w:p>
    <w:p w14:paraId="00000008" w14:textId="0576094D" w:rsidR="00096B6A" w:rsidRPr="006A738C" w:rsidRDefault="00CD5D5B" w:rsidP="00661F0B">
      <w:pPr>
        <w:spacing w:line="480" w:lineRule="auto"/>
        <w:rPr>
          <w:color w:val="000000"/>
        </w:rPr>
      </w:pPr>
      <w:r w:rsidRPr="006A738C">
        <w:rPr>
          <w:color w:val="000000"/>
          <w:vertAlign w:val="superscript"/>
        </w:rPr>
        <w:t>2</w:t>
      </w:r>
      <w:r w:rsidRPr="006A738C">
        <w:rPr>
          <w:color w:val="000000"/>
        </w:rPr>
        <w:t xml:space="preserve"> Horticultural Crops Research Unit, Agricultural Research Service, USDA, Corvallis, OR 97330, USA</w:t>
      </w:r>
    </w:p>
    <w:p w14:paraId="1C4F9345" w14:textId="27D4A8FC" w:rsidR="00A1220C" w:rsidRDefault="00A1220C" w:rsidP="00661F0B">
      <w:pPr>
        <w:spacing w:line="480" w:lineRule="auto"/>
        <w:rPr>
          <w:color w:val="000000"/>
        </w:rPr>
      </w:pPr>
      <w:r w:rsidRPr="006A738C">
        <w:rPr>
          <w:color w:val="000000"/>
          <w:vertAlign w:val="superscript"/>
        </w:rPr>
        <w:t xml:space="preserve">3 </w:t>
      </w:r>
      <w:r w:rsidRPr="006A738C">
        <w:rPr>
          <w:color w:val="000000"/>
        </w:rPr>
        <w:t>Smithsonian Tropical Research Institute, Balboa, Panama</w:t>
      </w:r>
    </w:p>
    <w:p w14:paraId="2463876B" w14:textId="5B02B1F8" w:rsidR="006D0A9C" w:rsidRPr="006A738C" w:rsidRDefault="006D0A9C" w:rsidP="00661F0B">
      <w:pPr>
        <w:spacing w:line="480" w:lineRule="auto"/>
        <w:rPr>
          <w:color w:val="000000"/>
        </w:rPr>
      </w:pPr>
      <w:r w:rsidRPr="00B16013">
        <w:rPr>
          <w:color w:val="000000"/>
          <w:vertAlign w:val="superscript"/>
        </w:rPr>
        <w:t>4</w:t>
      </w:r>
      <w:r>
        <w:rPr>
          <w:color w:val="000000"/>
        </w:rPr>
        <w:t xml:space="preserve"> Center for Genome Research and Biocomputing (now named Center for Quantitative Life Sciences), Oregon State University</w:t>
      </w:r>
    </w:p>
    <w:p w14:paraId="00000009" w14:textId="5154E67D" w:rsidR="00096B6A" w:rsidRPr="006A738C" w:rsidRDefault="006D0A9C" w:rsidP="00661F0B">
      <w:pPr>
        <w:spacing w:line="480" w:lineRule="auto"/>
        <w:rPr>
          <w:color w:val="000000"/>
        </w:rPr>
      </w:pPr>
      <w:r>
        <w:rPr>
          <w:color w:val="000000"/>
          <w:vertAlign w:val="superscript"/>
        </w:rPr>
        <w:t>5</w:t>
      </w:r>
      <w:r w:rsidR="00CD5D5B" w:rsidRPr="006A738C">
        <w:rPr>
          <w:color w:val="000000"/>
        </w:rPr>
        <w:t xml:space="preserve"> Agriculture and Agri-Food Canada, Ottawa, ON, K1A 0C6, Canada</w:t>
      </w:r>
    </w:p>
    <w:p w14:paraId="0000000A" w14:textId="5425845B" w:rsidR="00096B6A" w:rsidRPr="00561B14" w:rsidRDefault="006D0A9C" w:rsidP="00661F0B">
      <w:pPr>
        <w:spacing w:line="480" w:lineRule="auto"/>
        <w:rPr>
          <w:rFonts w:ascii="Times" w:hAnsi="Times"/>
          <w:color w:val="000000"/>
        </w:rPr>
      </w:pPr>
      <w:r>
        <w:rPr>
          <w:color w:val="000000"/>
          <w:vertAlign w:val="superscript"/>
        </w:rPr>
        <w:t>6</w:t>
      </w:r>
      <w:r w:rsidR="00CD5D5B" w:rsidRPr="006A738C">
        <w:rPr>
          <w:color w:val="000000"/>
        </w:rPr>
        <w:t xml:space="preserve"> </w:t>
      </w:r>
      <w:r w:rsidR="00A46D21" w:rsidRPr="00561B14">
        <w:rPr>
          <w:rFonts w:ascii="Times" w:hAnsi="Times"/>
          <w:color w:val="000000"/>
        </w:rPr>
        <w:t>Phytophthora Science and Management</w:t>
      </w:r>
      <w:r w:rsidR="007551F9" w:rsidRPr="00561B14">
        <w:rPr>
          <w:rFonts w:ascii="Times" w:hAnsi="Times"/>
          <w:color w:val="000000"/>
        </w:rPr>
        <w:t xml:space="preserve">, Harry Butler Institute, </w:t>
      </w:r>
      <w:r w:rsidR="00A46D21" w:rsidRPr="00561B14">
        <w:rPr>
          <w:rFonts w:ascii="Times" w:hAnsi="Times"/>
          <w:color w:val="000000"/>
        </w:rPr>
        <w:t>Murdoch University, Murdoch, Australia</w:t>
      </w:r>
    </w:p>
    <w:p w14:paraId="5B33C8B6" w14:textId="77777777" w:rsidR="00E75372" w:rsidRDefault="006D0A9C" w:rsidP="00E75372">
      <w:pPr>
        <w:spacing w:line="480" w:lineRule="auto"/>
        <w:rPr>
          <w:rFonts w:ascii="Times" w:hAnsi="Times"/>
          <w:color w:val="000000"/>
        </w:rPr>
      </w:pPr>
      <w:r w:rsidRPr="00561B14">
        <w:rPr>
          <w:rFonts w:ascii="Times" w:hAnsi="Times"/>
          <w:color w:val="000000"/>
          <w:vertAlign w:val="superscript"/>
        </w:rPr>
        <w:t>7</w:t>
      </w:r>
      <w:r w:rsidR="00CD5D5B" w:rsidRPr="00561B14">
        <w:rPr>
          <w:rFonts w:ascii="Times" w:hAnsi="Times"/>
          <w:color w:val="000000"/>
        </w:rPr>
        <w:t xml:space="preserve"> Forest Research, Roslin, Edinburgh, EH25 9SY, UK</w:t>
      </w:r>
    </w:p>
    <w:p w14:paraId="191B5063" w14:textId="77777777" w:rsidR="00E75372" w:rsidRDefault="006D0A9C" w:rsidP="00E75372">
      <w:pPr>
        <w:spacing w:line="480" w:lineRule="auto"/>
        <w:rPr>
          <w:rFonts w:ascii="Times" w:hAnsi="Times"/>
          <w:color w:val="000000"/>
        </w:rPr>
      </w:pPr>
      <w:r w:rsidRPr="00561B14">
        <w:rPr>
          <w:rFonts w:ascii="Times" w:hAnsi="Times"/>
          <w:color w:val="000000"/>
          <w:vertAlign w:val="superscript"/>
        </w:rPr>
        <w:t>8</w:t>
      </w:r>
      <w:r w:rsidR="00CD5D5B" w:rsidRPr="00561B14">
        <w:rPr>
          <w:rFonts w:ascii="Times" w:hAnsi="Times"/>
          <w:color w:val="000000"/>
        </w:rPr>
        <w:t xml:space="preserve"> </w:t>
      </w:r>
      <w:r w:rsidR="008F70A8" w:rsidRPr="00561B14">
        <w:rPr>
          <w:rFonts w:ascii="Times" w:hAnsi="Times" w:cs="Calibri"/>
          <w:color w:val="000000"/>
        </w:rPr>
        <w:t>Department of Botany and Biodiversity Research, University of Vienna, Rennweg 14, 1030 Wien, Austria</w:t>
      </w:r>
    </w:p>
    <w:p w14:paraId="4037D214" w14:textId="16AAB728" w:rsidR="00EF272F" w:rsidRPr="00E75372" w:rsidRDefault="00561B14" w:rsidP="00E75372">
      <w:pPr>
        <w:spacing w:line="480" w:lineRule="auto"/>
        <w:rPr>
          <w:rFonts w:ascii="Times" w:hAnsi="Times"/>
          <w:color w:val="000000"/>
        </w:rPr>
      </w:pPr>
      <w:r w:rsidRPr="00E75372">
        <w:rPr>
          <w:rFonts w:ascii="Times" w:hAnsi="Times"/>
          <w:vertAlign w:val="superscript"/>
        </w:rPr>
        <w:lastRenderedPageBreak/>
        <w:t>9</w:t>
      </w:r>
      <w:r w:rsidRPr="00561B14">
        <w:rPr>
          <w:rFonts w:ascii="Times" w:hAnsi="Times"/>
        </w:rPr>
        <w:t xml:space="preserve"> </w:t>
      </w:r>
      <w:r w:rsidR="00E75372">
        <w:rPr>
          <w:rFonts w:ascii="Times" w:hAnsi="Times"/>
        </w:rPr>
        <w:t xml:space="preserve">Formerly at: </w:t>
      </w:r>
      <w:r w:rsidR="00EF272F" w:rsidRPr="00561B14">
        <w:rPr>
          <w:rFonts w:ascii="Times" w:hAnsi="Times"/>
          <w:color w:val="000000"/>
        </w:rPr>
        <w:t>Institute of Forest Entomology, Forest Pathology and Forest Protection, Department of Forest and Soil Sciences, BOKU-University of Natural Resources and Life Sciences, Vienna, Austria</w:t>
      </w:r>
    </w:p>
    <w:p w14:paraId="0000000C" w14:textId="44F1C19C" w:rsidR="00096B6A" w:rsidRPr="006A738C" w:rsidRDefault="00E75372" w:rsidP="00661F0B">
      <w:pPr>
        <w:spacing w:line="480" w:lineRule="auto"/>
        <w:rPr>
          <w:color w:val="000000"/>
        </w:rPr>
      </w:pPr>
      <w:r>
        <w:rPr>
          <w:color w:val="000000"/>
          <w:vertAlign w:val="superscript"/>
        </w:rPr>
        <w:t>10</w:t>
      </w:r>
      <w:r w:rsidR="00EF272F" w:rsidRPr="006A738C">
        <w:rPr>
          <w:color w:val="000000"/>
        </w:rPr>
        <w:t xml:space="preserve"> </w:t>
      </w:r>
      <w:r w:rsidR="00CD5D5B" w:rsidRPr="006A738C">
        <w:rPr>
          <w:color w:val="000000"/>
        </w:rPr>
        <w:t>Crop Improvement and Protection Research, Agricultural Research Service, USDA, Salinas, CA 93905, USA</w:t>
      </w:r>
    </w:p>
    <w:p w14:paraId="2410EC86" w14:textId="78502CD2" w:rsidR="00F91AE6" w:rsidRPr="006A738C" w:rsidRDefault="00F91AE6" w:rsidP="00661F0B">
      <w:pPr>
        <w:spacing w:line="480" w:lineRule="auto"/>
        <w:rPr>
          <w:color w:val="000000"/>
        </w:rPr>
      </w:pPr>
      <w:r w:rsidRPr="006A738C">
        <w:rPr>
          <w:color w:val="000000"/>
        </w:rPr>
        <w:t xml:space="preserve">* </w:t>
      </w:r>
      <w:r w:rsidR="00623ECB" w:rsidRPr="006A738C">
        <w:rPr>
          <w:color w:val="000000"/>
        </w:rPr>
        <w:t>C</w:t>
      </w:r>
      <w:r w:rsidRPr="006A738C">
        <w:rPr>
          <w:color w:val="000000"/>
        </w:rPr>
        <w:t>urrent address: CSIRO Land and Water, Wembley, WA, Australia</w:t>
      </w:r>
    </w:p>
    <w:p w14:paraId="0000000D" w14:textId="77777777" w:rsidR="00096B6A" w:rsidRPr="006A738C" w:rsidRDefault="00096B6A" w:rsidP="00661F0B">
      <w:pPr>
        <w:spacing w:line="480" w:lineRule="auto"/>
        <w:rPr>
          <w:color w:val="000000"/>
          <w:vertAlign w:val="superscript"/>
        </w:rPr>
      </w:pPr>
    </w:p>
    <w:p w14:paraId="0000000E" w14:textId="77777777" w:rsidR="00096B6A" w:rsidRPr="006A738C" w:rsidRDefault="00CD5D5B" w:rsidP="00661F0B">
      <w:pPr>
        <w:spacing w:line="480" w:lineRule="auto"/>
        <w:rPr>
          <w:color w:val="000000"/>
        </w:rPr>
      </w:pPr>
      <w:r w:rsidRPr="006A738C">
        <w:rPr>
          <w:color w:val="000000"/>
        </w:rPr>
        <w:t xml:space="preserve">Corresponding authors: </w:t>
      </w:r>
    </w:p>
    <w:p w14:paraId="0000000F" w14:textId="3ED3F7EC" w:rsidR="00096B6A" w:rsidRPr="006A738C" w:rsidRDefault="00CD5D5B" w:rsidP="00661F0B">
      <w:pPr>
        <w:spacing w:line="480" w:lineRule="auto"/>
        <w:rPr>
          <w:color w:val="000000"/>
        </w:rPr>
      </w:pPr>
      <w:r w:rsidRPr="006A738C">
        <w:rPr>
          <w:color w:val="000000"/>
        </w:rPr>
        <w:t xml:space="preserve">Frank Martin, </w:t>
      </w:r>
      <w:hyperlink r:id="rId18" w:history="1">
        <w:r w:rsidR="005E3D40" w:rsidRPr="00FC7F9C">
          <w:rPr>
            <w:rStyle w:val="Hyperlink"/>
          </w:rPr>
          <w:t>frank.martin@usda.gov</w:t>
        </w:r>
      </w:hyperlink>
    </w:p>
    <w:p w14:paraId="00000010" w14:textId="4A3BA953" w:rsidR="00096B6A" w:rsidRPr="006A738C" w:rsidRDefault="00CD5D5B" w:rsidP="00661F0B">
      <w:pPr>
        <w:spacing w:line="480" w:lineRule="auto"/>
        <w:rPr>
          <w:color w:val="000000"/>
          <w:lang w:val="de-DE"/>
        </w:rPr>
      </w:pPr>
      <w:r w:rsidRPr="006A738C">
        <w:rPr>
          <w:color w:val="000000"/>
          <w:lang w:val="de-DE"/>
        </w:rPr>
        <w:t xml:space="preserve">Niklaus Grünwald, </w:t>
      </w:r>
      <w:hyperlink r:id="rId19" w:history="1">
        <w:r w:rsidR="005E3D40" w:rsidRPr="00FC7F9C">
          <w:rPr>
            <w:rStyle w:val="Hyperlink"/>
            <w:lang w:val="de-DE"/>
          </w:rPr>
          <w:t>nik.grunwald@usda.gov</w:t>
        </w:r>
      </w:hyperlink>
    </w:p>
    <w:p w14:paraId="00000011" w14:textId="3229DAB3" w:rsidR="00096B6A" w:rsidRPr="002518A0" w:rsidRDefault="00096B6A" w:rsidP="00661F0B">
      <w:pPr>
        <w:spacing w:line="480" w:lineRule="auto"/>
        <w:rPr>
          <w:color w:val="000000"/>
        </w:rPr>
      </w:pPr>
    </w:p>
    <w:p w14:paraId="0AB7D009" w14:textId="299C811B" w:rsidR="002518A0" w:rsidRPr="002518A0" w:rsidRDefault="002518A0" w:rsidP="00661F0B">
      <w:pPr>
        <w:spacing w:line="480" w:lineRule="auto"/>
        <w:rPr>
          <w:b/>
          <w:bCs/>
          <w:color w:val="000000"/>
        </w:rPr>
      </w:pPr>
      <w:r w:rsidRPr="002518A0">
        <w:rPr>
          <w:b/>
          <w:bCs/>
          <w:color w:val="000000"/>
        </w:rPr>
        <w:t>Interpretive summary</w:t>
      </w:r>
    </w:p>
    <w:p w14:paraId="796E1843" w14:textId="2DF4EDF9" w:rsidR="002518A0" w:rsidRDefault="002518A0" w:rsidP="00661F0B">
      <w:pPr>
        <w:spacing w:line="480" w:lineRule="auto"/>
        <w:rPr>
          <w:color w:val="000000"/>
        </w:rPr>
      </w:pPr>
    </w:p>
    <w:p w14:paraId="285A2268" w14:textId="4D627F30" w:rsidR="002518A0" w:rsidRPr="002518A0" w:rsidRDefault="002518A0" w:rsidP="00661F0B">
      <w:pPr>
        <w:spacing w:line="480" w:lineRule="auto"/>
        <w:rPr>
          <w:color w:val="000000"/>
        </w:rPr>
      </w:pPr>
      <w:r w:rsidRPr="002518A0">
        <w:rPr>
          <w:color w:val="000000"/>
        </w:rPr>
        <w:t xml:space="preserve">Oomycetes are a group of eukaryotes related to brown algae and diatoms, many of which cause diseases in plants and animals. Improved methods are needed </w:t>
      </w:r>
      <w:r>
        <w:rPr>
          <w:color w:val="000000"/>
        </w:rPr>
        <w:t xml:space="preserve">to rapidly characterize the diversity of oomycete species found in </w:t>
      </w:r>
      <w:r w:rsidR="00580D71">
        <w:rPr>
          <w:color w:val="000000"/>
        </w:rPr>
        <w:t>environmental samples</w:t>
      </w:r>
      <w:r w:rsidRPr="002518A0">
        <w:rPr>
          <w:color w:val="000000"/>
        </w:rPr>
        <w:t>. We have identified the mitochondrial 40S ribosomal protein S10 gene (</w:t>
      </w:r>
      <w:r w:rsidRPr="00AE1C76">
        <w:rPr>
          <w:i/>
          <w:iCs/>
          <w:color w:val="000000"/>
        </w:rPr>
        <w:t>rps10</w:t>
      </w:r>
      <w:r w:rsidRPr="002518A0">
        <w:rPr>
          <w:color w:val="000000"/>
        </w:rPr>
        <w:t xml:space="preserve">) as </w:t>
      </w:r>
      <w:r>
        <w:rPr>
          <w:color w:val="000000"/>
        </w:rPr>
        <w:t>being</w:t>
      </w:r>
      <w:r w:rsidRPr="002518A0">
        <w:rPr>
          <w:color w:val="000000"/>
        </w:rPr>
        <w:t xml:space="preserve"> useful for oomycete </w:t>
      </w:r>
      <w:r>
        <w:rPr>
          <w:color w:val="000000"/>
        </w:rPr>
        <w:t>community sequencing</w:t>
      </w:r>
      <w:r w:rsidRPr="002518A0">
        <w:rPr>
          <w:color w:val="000000"/>
        </w:rPr>
        <w:t xml:space="preserve">. We evaluated its utility relative to </w:t>
      </w:r>
      <w:r w:rsidR="0042627E">
        <w:rPr>
          <w:color w:val="000000"/>
        </w:rPr>
        <w:t>a popular barcode</w:t>
      </w:r>
      <w:r w:rsidRPr="002518A0">
        <w:rPr>
          <w:color w:val="000000"/>
        </w:rPr>
        <w:t>, the internal transcribed spacer 1 (ITS1), by sequencing environmental samples and a</w:t>
      </w:r>
      <w:r>
        <w:rPr>
          <w:color w:val="000000"/>
        </w:rPr>
        <w:t xml:space="preserve"> community we synthesized in the laboratory</w:t>
      </w:r>
      <w:r w:rsidRPr="002518A0">
        <w:rPr>
          <w:color w:val="000000"/>
        </w:rPr>
        <w:t xml:space="preserve">. The amplified </w:t>
      </w:r>
      <w:r w:rsidRPr="00AE1C76">
        <w:rPr>
          <w:i/>
          <w:iCs/>
          <w:color w:val="000000"/>
        </w:rPr>
        <w:t>rps10</w:t>
      </w:r>
      <w:r w:rsidRPr="002518A0">
        <w:rPr>
          <w:color w:val="000000"/>
        </w:rPr>
        <w:t xml:space="preserve"> region </w:t>
      </w:r>
      <w:r w:rsidR="0042627E">
        <w:rPr>
          <w:color w:val="000000"/>
        </w:rPr>
        <w:t xml:space="preserve">is predicted to have a </w:t>
      </w:r>
      <w:r w:rsidRPr="002518A0">
        <w:rPr>
          <w:color w:val="000000"/>
        </w:rPr>
        <w:t xml:space="preserve">higher taxonomic resolution than ITS1, allowing for greater discrimination of closely related species. We present a new website with a searchable </w:t>
      </w:r>
      <w:r w:rsidRPr="00AE1C76">
        <w:rPr>
          <w:i/>
          <w:iCs/>
          <w:color w:val="000000"/>
        </w:rPr>
        <w:t>rps10</w:t>
      </w:r>
      <w:r w:rsidRPr="002518A0">
        <w:rPr>
          <w:color w:val="000000"/>
        </w:rPr>
        <w:t xml:space="preserve"> reference database for species identification and all protocols needed for oomycete </w:t>
      </w:r>
      <w:r>
        <w:rPr>
          <w:color w:val="000000"/>
        </w:rPr>
        <w:t>community sequencing</w:t>
      </w:r>
      <w:r w:rsidRPr="002518A0">
        <w:rPr>
          <w:color w:val="000000"/>
        </w:rPr>
        <w:t xml:space="preserve">. The </w:t>
      </w:r>
      <w:r w:rsidRPr="00AE1C76">
        <w:rPr>
          <w:i/>
          <w:iCs/>
          <w:color w:val="000000"/>
        </w:rPr>
        <w:t>rps10</w:t>
      </w:r>
      <w:r w:rsidRPr="002518A0">
        <w:rPr>
          <w:color w:val="000000"/>
        </w:rPr>
        <w:t xml:space="preserve"> </w:t>
      </w:r>
      <w:r w:rsidRPr="002518A0">
        <w:rPr>
          <w:color w:val="000000"/>
        </w:rPr>
        <w:lastRenderedPageBreak/>
        <w:t xml:space="preserve">barcode and methods described herein provide an effective tool for </w:t>
      </w:r>
      <w:r>
        <w:rPr>
          <w:color w:val="000000"/>
        </w:rPr>
        <w:t>characterizing</w:t>
      </w:r>
      <w:r w:rsidRPr="002518A0">
        <w:rPr>
          <w:color w:val="000000"/>
        </w:rPr>
        <w:t xml:space="preserve"> oomycetes </w:t>
      </w:r>
      <w:r>
        <w:rPr>
          <w:color w:val="000000"/>
        </w:rPr>
        <w:t>using environmental DNA sequencing</w:t>
      </w:r>
      <w:r w:rsidRPr="002518A0">
        <w:rPr>
          <w:color w:val="000000"/>
        </w:rPr>
        <w:t>.</w:t>
      </w:r>
    </w:p>
    <w:p w14:paraId="78571930" w14:textId="77777777" w:rsidR="00AC4F17" w:rsidRDefault="00AC4F17" w:rsidP="00661F0B">
      <w:pPr>
        <w:spacing w:line="480" w:lineRule="auto"/>
        <w:rPr>
          <w:b/>
          <w:color w:val="000000"/>
        </w:rPr>
      </w:pPr>
    </w:p>
    <w:p w14:paraId="00000012" w14:textId="51D1CA9F" w:rsidR="00096B6A" w:rsidRPr="006A738C" w:rsidRDefault="00D8220A" w:rsidP="00661F0B">
      <w:pPr>
        <w:spacing w:line="480" w:lineRule="auto"/>
        <w:rPr>
          <w:color w:val="000000"/>
        </w:rPr>
      </w:pPr>
      <w:r w:rsidRPr="006A738C">
        <w:rPr>
          <w:b/>
          <w:color w:val="000000"/>
        </w:rPr>
        <w:t>Abstract</w:t>
      </w:r>
    </w:p>
    <w:p w14:paraId="50BCB3C7" w14:textId="77777777" w:rsidR="00C5489D" w:rsidRPr="006A738C" w:rsidRDefault="00C5489D" w:rsidP="00661F0B">
      <w:pPr>
        <w:spacing w:line="480" w:lineRule="auto"/>
        <w:rPr>
          <w:color w:val="000000"/>
        </w:rPr>
      </w:pPr>
    </w:p>
    <w:p w14:paraId="58FE45C9" w14:textId="455E602E" w:rsidR="00554D01" w:rsidRPr="006A738C" w:rsidRDefault="00792FDC" w:rsidP="00661F0B">
      <w:pPr>
        <w:spacing w:line="480" w:lineRule="auto"/>
      </w:pPr>
      <w:r w:rsidRPr="006A738C">
        <w:rPr>
          <w:color w:val="000000"/>
        </w:rPr>
        <w:t xml:space="preserve">Oomycetes are </w:t>
      </w:r>
      <w:r w:rsidR="002D1C12" w:rsidRPr="006A738C">
        <w:rPr>
          <w:color w:val="000000"/>
        </w:rPr>
        <w:t xml:space="preserve">a group of </w:t>
      </w:r>
      <w:r w:rsidR="00073CEC" w:rsidRPr="006A738C">
        <w:rPr>
          <w:color w:val="000000"/>
        </w:rPr>
        <w:t>eukaryotes</w:t>
      </w:r>
      <w:r w:rsidRPr="006A738C">
        <w:t xml:space="preserve"> related to brown algae and diatoms</w:t>
      </w:r>
      <w:r w:rsidR="00C5489D" w:rsidRPr="006A738C">
        <w:t>,</w:t>
      </w:r>
      <w:r w:rsidRPr="006A738C">
        <w:t xml:space="preserve"> </w:t>
      </w:r>
      <w:r w:rsidR="00C5489D" w:rsidRPr="006A738C">
        <w:t>many of which</w:t>
      </w:r>
      <w:r w:rsidRPr="006A738C">
        <w:t xml:space="preserve"> cause plant and animal</w:t>
      </w:r>
      <w:r w:rsidR="00E31D07">
        <w:t xml:space="preserve"> diseases</w:t>
      </w:r>
      <w:r w:rsidR="002D1C12" w:rsidRPr="006A738C">
        <w:t xml:space="preserve">. </w:t>
      </w:r>
      <w:r w:rsidR="007A049F" w:rsidRPr="006A738C">
        <w:t>Improved methods are needed for rapid and accurate characterization of oomycete communities</w:t>
      </w:r>
      <w:r w:rsidR="00554D01" w:rsidRPr="006A738C">
        <w:t xml:space="preserve"> using</w:t>
      </w:r>
      <w:r w:rsidR="00A1220C" w:rsidRPr="006A738C">
        <w:t xml:space="preserve"> DNA</w:t>
      </w:r>
      <w:r w:rsidR="00554D01" w:rsidRPr="006A738C">
        <w:t xml:space="preserve"> metabarcodin</w:t>
      </w:r>
      <w:r w:rsidR="008C7491" w:rsidRPr="006A738C">
        <w:t>g</w:t>
      </w:r>
      <w:r w:rsidR="007A049F" w:rsidRPr="006A738C">
        <w:t>.</w:t>
      </w:r>
      <w:r w:rsidR="00FE4D32" w:rsidRPr="006A738C">
        <w:t xml:space="preserve"> </w:t>
      </w:r>
      <w:r w:rsidR="00554D01" w:rsidRPr="006A738C">
        <w:t xml:space="preserve">We </w:t>
      </w:r>
      <w:r w:rsidR="000B4726" w:rsidRPr="006A738C">
        <w:t xml:space="preserve">have </w:t>
      </w:r>
      <w:del w:id="0" w:author="Zachary Foster" w:date="2022-03-17T21:35:00Z">
        <w:r w:rsidR="000B4726" w:rsidRPr="006A738C" w:rsidDel="00F96F87">
          <w:delText xml:space="preserve">identified </w:delText>
        </w:r>
      </w:del>
      <w:ins w:id="1" w:author="Zachary Foster" w:date="2022-03-17T21:35:00Z">
        <w:r w:rsidR="00F96F87">
          <w:t>evaluated</w:t>
        </w:r>
        <w:r w:rsidR="00F96F87" w:rsidRPr="006A738C">
          <w:t xml:space="preserve"> </w:t>
        </w:r>
      </w:ins>
      <w:r w:rsidR="00566B9D" w:rsidRPr="006A738C">
        <w:t>the mitochondrial</w:t>
      </w:r>
      <w:r w:rsidR="00152494" w:rsidRPr="006A738C">
        <w:t xml:space="preserve"> </w:t>
      </w:r>
      <w:r w:rsidR="006E2E54" w:rsidRPr="006A738C">
        <w:rPr>
          <w:color w:val="000000"/>
        </w:rPr>
        <w:t>40S ribosomal protein S10</w:t>
      </w:r>
      <w:r w:rsidR="00566B9D" w:rsidRPr="006A738C">
        <w:rPr>
          <w:i/>
        </w:rPr>
        <w:t xml:space="preserve"> </w:t>
      </w:r>
      <w:r w:rsidR="00566B9D" w:rsidRPr="006A738C">
        <w:t>gene</w:t>
      </w:r>
      <w:r w:rsidR="00554D01" w:rsidRPr="006A738C">
        <w:t xml:space="preserve"> </w:t>
      </w:r>
      <w:r w:rsidR="006E2E54" w:rsidRPr="006A738C">
        <w:rPr>
          <w:iCs/>
        </w:rPr>
        <w:t>(</w:t>
      </w:r>
      <w:r w:rsidR="006E2E54" w:rsidRPr="006A738C">
        <w:rPr>
          <w:i/>
        </w:rPr>
        <w:t>rps10</w:t>
      </w:r>
      <w:r w:rsidR="006E2E54" w:rsidRPr="006A738C">
        <w:rPr>
          <w:iCs/>
        </w:rPr>
        <w:t>)</w:t>
      </w:r>
      <w:r w:rsidR="006E2E54" w:rsidRPr="006A738C">
        <w:t xml:space="preserve"> </w:t>
      </w:r>
      <w:r w:rsidR="00554D01" w:rsidRPr="006A738C">
        <w:t>as</w:t>
      </w:r>
      <w:r w:rsidR="00C108E1" w:rsidRPr="006A738C">
        <w:t xml:space="preserve"> a locus </w:t>
      </w:r>
      <w:r w:rsidR="00554D01" w:rsidRPr="006A738C">
        <w:t>for</w:t>
      </w:r>
      <w:r w:rsidR="008027BA" w:rsidRPr="006A738C">
        <w:t xml:space="preserve"> </w:t>
      </w:r>
      <w:r w:rsidR="00FE4D32" w:rsidRPr="006A738C">
        <w:t>oomycete metabarcoding</w:t>
      </w:r>
      <w:r w:rsidR="004B381A" w:rsidRPr="006A738C">
        <w:t xml:space="preserve"> and provide primers</w:t>
      </w:r>
      <w:r w:rsidR="007B292E" w:rsidRPr="006A738C">
        <w:t xml:space="preserve"> predicted to </w:t>
      </w:r>
      <w:ins w:id="2" w:author="Zachary Foster" w:date="2022-03-17T21:35:00Z">
        <w:r w:rsidR="00F96F87" w:rsidRPr="00F96F87">
          <w:t>amplify this region from</w:t>
        </w:r>
        <w:r w:rsidR="00F96F87">
          <w:t xml:space="preserve"> </w:t>
        </w:r>
      </w:ins>
      <w:del w:id="3" w:author="Zachary Foster" w:date="2022-03-17T21:35:00Z">
        <w:r w:rsidR="007B292E" w:rsidRPr="006A738C" w:rsidDel="00F96F87">
          <w:delText xml:space="preserve">amplify </w:delText>
        </w:r>
      </w:del>
      <w:r w:rsidR="007B292E" w:rsidRPr="006A738C">
        <w:t xml:space="preserve">all oomycetes based on </w:t>
      </w:r>
      <w:r w:rsidR="00E31D07">
        <w:t xml:space="preserve">a wide range of </w:t>
      </w:r>
      <w:r w:rsidR="007B292E" w:rsidRPr="006A738C">
        <w:t xml:space="preserve">available reference sequences. </w:t>
      </w:r>
      <w:r w:rsidR="004918F4" w:rsidRPr="006A738C">
        <w:t>We evaluated</w:t>
      </w:r>
      <w:r w:rsidR="008027BA" w:rsidRPr="006A738C">
        <w:t xml:space="preserve"> </w:t>
      </w:r>
      <w:r w:rsidR="00F80AFE" w:rsidRPr="006A738C">
        <w:t>its</w:t>
      </w:r>
      <w:r w:rsidR="008027BA" w:rsidRPr="006A738C">
        <w:t xml:space="preserve"> utility </w:t>
      </w:r>
      <w:r w:rsidR="00CA6A04" w:rsidRPr="006A738C">
        <w:t>relative to the internal transcribed spacer 1 (ITS1)</w:t>
      </w:r>
      <w:r w:rsidR="006C5855" w:rsidRPr="006A738C">
        <w:t>,</w:t>
      </w:r>
      <w:r w:rsidR="00CA6A04" w:rsidRPr="006A738C">
        <w:t xml:space="preserve"> </w:t>
      </w:r>
      <w:r w:rsidR="00A1220C" w:rsidRPr="006A738C">
        <w:t xml:space="preserve">by </w:t>
      </w:r>
      <w:r w:rsidR="00424F75" w:rsidRPr="006A738C">
        <w:t>sequencing</w:t>
      </w:r>
      <w:r w:rsidR="008C7491" w:rsidRPr="006A738C">
        <w:t xml:space="preserve"> environmental samples and</w:t>
      </w:r>
      <w:r w:rsidR="00424F75" w:rsidRPr="006A738C">
        <w:t xml:space="preserve"> a </w:t>
      </w:r>
      <w:r w:rsidR="004918F4" w:rsidRPr="006A738C">
        <w:t>mock community</w:t>
      </w:r>
      <w:r w:rsidR="00596762" w:rsidRPr="006A738C">
        <w:t xml:space="preserve"> using</w:t>
      </w:r>
      <w:r w:rsidR="000B4726" w:rsidRPr="006A738C">
        <w:t xml:space="preserve"> </w:t>
      </w:r>
      <w:r w:rsidR="00596762" w:rsidRPr="006A738C">
        <w:t>Illumina MiSeq</w:t>
      </w:r>
      <w:r w:rsidR="00926B60">
        <w:t xml:space="preserve">. </w:t>
      </w:r>
      <w:r w:rsidR="00143A3A">
        <w:t>A</w:t>
      </w:r>
      <w:r w:rsidR="0042627E" w:rsidRPr="006A738C">
        <w:t>mplified sequence variants (ASVs)</w:t>
      </w:r>
      <w:r w:rsidR="0042627E">
        <w:t xml:space="preserve"> and operational taxonomic units (OTUs)</w:t>
      </w:r>
      <w:r w:rsidR="00143A3A">
        <w:t xml:space="preserve"> were </w:t>
      </w:r>
      <w:r w:rsidR="002758CC">
        <w:t>identified per community</w:t>
      </w:r>
      <w:r w:rsidR="00A023E7" w:rsidRPr="006A738C">
        <w:t xml:space="preserve">. </w:t>
      </w:r>
      <w:r w:rsidR="00E31D07">
        <w:t>Observed</w:t>
      </w:r>
      <w:r w:rsidR="00143A3A">
        <w:t xml:space="preserve"> sequence</w:t>
      </w:r>
      <w:r w:rsidR="00E31D07">
        <w:t>s</w:t>
      </w:r>
      <w:r w:rsidR="00143A3A">
        <w:t xml:space="preserve"> and predicted taxonomy of ASVs</w:t>
      </w:r>
      <w:r w:rsidR="009C7BE4">
        <w:t xml:space="preserve"> and </w:t>
      </w:r>
      <w:r w:rsidR="00143A3A">
        <w:t xml:space="preserve">OTUs </w:t>
      </w:r>
      <w:r w:rsidR="009C7BE4">
        <w:t xml:space="preserve">were </w:t>
      </w:r>
      <w:r w:rsidR="00143A3A">
        <w:t xml:space="preserve">compared to the known composition of the mock community. </w:t>
      </w:r>
      <w:r w:rsidR="00CA6A04" w:rsidRPr="006A738C">
        <w:t xml:space="preserve">Both </w:t>
      </w:r>
      <w:r w:rsidR="00FB4649">
        <w:rPr>
          <w:i/>
          <w:iCs/>
        </w:rPr>
        <w:t>rps10</w:t>
      </w:r>
      <w:r w:rsidR="00FB4649">
        <w:t xml:space="preserve"> and ITS</w:t>
      </w:r>
      <w:r w:rsidR="00FB4649" w:rsidRPr="006A738C">
        <w:t xml:space="preserve"> </w:t>
      </w:r>
      <w:r w:rsidR="00CA6A04" w:rsidRPr="006A738C">
        <w:t xml:space="preserve">yielded </w:t>
      </w:r>
      <w:r w:rsidR="0042627E">
        <w:t>ASVs</w:t>
      </w:r>
      <w:r w:rsidR="00CA6A04" w:rsidRPr="006A738C">
        <w:t xml:space="preserve"> with sequences </w:t>
      </w:r>
      <w:r w:rsidR="008C7491" w:rsidRPr="006A738C">
        <w:t>matching</w:t>
      </w:r>
      <w:r w:rsidR="00CA6A04" w:rsidRPr="006A738C">
        <w:t xml:space="preserve"> 21 </w:t>
      </w:r>
      <w:r w:rsidR="00554D01" w:rsidRPr="006A738C">
        <w:t>of the 24 species in the mock community</w:t>
      </w:r>
      <w:r w:rsidR="00CA6A04" w:rsidRPr="006A738C">
        <w:t xml:space="preserve"> and </w:t>
      </w:r>
      <w:r w:rsidR="008C7491" w:rsidRPr="006A738C">
        <w:t xml:space="preserve">matching </w:t>
      </w:r>
      <w:r w:rsidR="00CA6A04" w:rsidRPr="006A738C">
        <w:t xml:space="preserve">all 24 when </w:t>
      </w:r>
      <w:r w:rsidR="008C7491" w:rsidRPr="006A738C">
        <w:t xml:space="preserve">allowing </w:t>
      </w:r>
      <w:r w:rsidR="003D0B9D" w:rsidRPr="006A738C">
        <w:t xml:space="preserve">for </w:t>
      </w:r>
      <w:r w:rsidR="008C7491" w:rsidRPr="006A738C">
        <w:t xml:space="preserve">a </w:t>
      </w:r>
      <w:r w:rsidR="00CA6A04" w:rsidRPr="006A738C">
        <w:t>1 bp difference</w:t>
      </w:r>
      <w:r w:rsidR="00554D01" w:rsidRPr="006A738C">
        <w:t xml:space="preserve">. </w:t>
      </w:r>
      <w:r w:rsidR="008C7491" w:rsidRPr="006A738C">
        <w:t>T</w:t>
      </w:r>
      <w:r w:rsidR="00CA6A04" w:rsidRPr="006A738C">
        <w:t>axonomic classifications of ASVs</w:t>
      </w:r>
      <w:r w:rsidR="008C7491" w:rsidRPr="006A738C">
        <w:t xml:space="preserve"> </w:t>
      </w:r>
      <w:r w:rsidR="00CA6A04" w:rsidRPr="006A738C">
        <w:t>included 2</w:t>
      </w:r>
      <w:r w:rsidR="003D0B9D" w:rsidRPr="006A738C">
        <w:t>3</w:t>
      </w:r>
      <w:r w:rsidR="00CA6A04" w:rsidRPr="006A738C">
        <w:t xml:space="preserve"> members of the mock community for </w:t>
      </w:r>
      <w:r w:rsidR="00CA6A04" w:rsidRPr="006A738C">
        <w:rPr>
          <w:i/>
          <w:iCs/>
        </w:rPr>
        <w:t>rps10</w:t>
      </w:r>
      <w:r w:rsidR="00CA6A04" w:rsidRPr="006A738C">
        <w:t xml:space="preserve"> and 1</w:t>
      </w:r>
      <w:r w:rsidR="003D0B9D" w:rsidRPr="006A738C">
        <w:t>7</w:t>
      </w:r>
      <w:r w:rsidR="00CA6A04" w:rsidRPr="006A738C">
        <w:t xml:space="preserve"> </w:t>
      </w:r>
      <w:r w:rsidR="003D0B9D" w:rsidRPr="006A738C">
        <w:t>for</w:t>
      </w:r>
      <w:r w:rsidR="00CA6A04" w:rsidRPr="006A738C">
        <w:t xml:space="preserve"> ITS1. S</w:t>
      </w:r>
      <w:r w:rsidR="004918F4" w:rsidRPr="006A738C">
        <w:t>equencing</w:t>
      </w:r>
      <w:r w:rsidR="009C7BE4">
        <w:t xml:space="preserve"> results for</w:t>
      </w:r>
      <w:r w:rsidR="004918F4" w:rsidRPr="006A738C">
        <w:t xml:space="preserve"> </w:t>
      </w:r>
      <w:r w:rsidR="00EC5363" w:rsidRPr="006A738C">
        <w:t>the</w:t>
      </w:r>
      <w:r w:rsidR="004918F4" w:rsidRPr="006A738C">
        <w:t xml:space="preserve"> environmental samples </w:t>
      </w:r>
      <w:r w:rsidR="00CA6A04" w:rsidRPr="006A738C">
        <w:t>suggest</w:t>
      </w:r>
      <w:r w:rsidR="004918F4" w:rsidRPr="006A738C">
        <w:t xml:space="preserve"> </w:t>
      </w:r>
      <w:r w:rsidR="00E31D07">
        <w:t>that the</w:t>
      </w:r>
      <w:r w:rsidR="004918F4" w:rsidRPr="006A738C">
        <w:t xml:space="preserve"> </w:t>
      </w:r>
      <w:r w:rsidR="004918F4" w:rsidRPr="006A738C">
        <w:rPr>
          <w:i/>
        </w:rPr>
        <w:t>rps10</w:t>
      </w:r>
      <w:r w:rsidR="00554D01" w:rsidRPr="006A738C">
        <w:t xml:space="preserve"> locu</w:t>
      </w:r>
      <w:r w:rsidR="00B66A0D" w:rsidRPr="006A738C">
        <w:t>s</w:t>
      </w:r>
      <w:r w:rsidR="004918F4" w:rsidRPr="006A738C">
        <w:t xml:space="preserve"> results in </w:t>
      </w:r>
      <w:r w:rsidR="006C5855" w:rsidRPr="006A738C">
        <w:t xml:space="preserve">substantially </w:t>
      </w:r>
      <w:r w:rsidR="004918F4" w:rsidRPr="006A738C">
        <w:t>less amplification of non-target organisms</w:t>
      </w:r>
      <w:r w:rsidR="00EC5363" w:rsidRPr="006A738C">
        <w:t xml:space="preserve"> </w:t>
      </w:r>
      <w:r w:rsidR="004918F4" w:rsidRPr="006A738C">
        <w:t xml:space="preserve">than the </w:t>
      </w:r>
      <w:r w:rsidR="00CA6A04" w:rsidRPr="006A738C">
        <w:t>ITS1 method</w:t>
      </w:r>
      <w:r w:rsidR="004918F4" w:rsidRPr="006A738C">
        <w:t>.</w:t>
      </w:r>
      <w:r w:rsidR="000477A6" w:rsidRPr="006A738C">
        <w:t xml:space="preserve"> The </w:t>
      </w:r>
      <w:r w:rsidR="00F91AE6" w:rsidRPr="006A738C">
        <w:t xml:space="preserve">amplified </w:t>
      </w:r>
      <w:r w:rsidR="000477A6" w:rsidRPr="006A738C">
        <w:rPr>
          <w:i/>
          <w:iCs/>
        </w:rPr>
        <w:t>rps10</w:t>
      </w:r>
      <w:r w:rsidR="000477A6" w:rsidRPr="006A738C">
        <w:t xml:space="preserve"> </w:t>
      </w:r>
      <w:r w:rsidR="00B66A0D" w:rsidRPr="006A738C">
        <w:t>region</w:t>
      </w:r>
      <w:r w:rsidR="000477A6" w:rsidRPr="006A738C">
        <w:t xml:space="preserve"> also </w:t>
      </w:r>
      <w:r w:rsidR="00EC5363" w:rsidRPr="006A738C">
        <w:t>has</w:t>
      </w:r>
      <w:r w:rsidR="00F91AE6" w:rsidRPr="006A738C">
        <w:t xml:space="preserve"> higher</w:t>
      </w:r>
      <w:r w:rsidR="000477A6" w:rsidRPr="006A738C">
        <w:t xml:space="preserve"> taxonomic resolution than ITS1, allowing </w:t>
      </w:r>
      <w:r w:rsidR="00554D01" w:rsidRPr="006A738C">
        <w:t xml:space="preserve">for </w:t>
      </w:r>
      <w:r w:rsidR="000477A6" w:rsidRPr="006A738C">
        <w:t xml:space="preserve">greater </w:t>
      </w:r>
      <w:r w:rsidR="00EC5363" w:rsidRPr="006A738C">
        <w:t>discrimination</w:t>
      </w:r>
      <w:r w:rsidR="000477A6" w:rsidRPr="006A738C">
        <w:t xml:space="preserve"> of </w:t>
      </w:r>
      <w:r w:rsidR="00F91AE6" w:rsidRPr="006A738C">
        <w:t xml:space="preserve">closely related </w:t>
      </w:r>
      <w:r w:rsidR="000477A6" w:rsidRPr="006A738C">
        <w:t xml:space="preserve">species. </w:t>
      </w:r>
      <w:r w:rsidR="00FE4D32" w:rsidRPr="006A738C">
        <w:t>We</w:t>
      </w:r>
      <w:r w:rsidR="00FE4D32" w:rsidRPr="006A738C">
        <w:rPr>
          <w:color w:val="000000"/>
        </w:rPr>
        <w:t xml:space="preserve"> </w:t>
      </w:r>
      <w:r w:rsidR="00EC5363" w:rsidRPr="006A738C">
        <w:t>present</w:t>
      </w:r>
      <w:r w:rsidR="00FE4D32" w:rsidRPr="006A738C">
        <w:t xml:space="preserve"> a new website with </w:t>
      </w:r>
      <w:r w:rsidR="00EC5363" w:rsidRPr="006A738C">
        <w:t>a searchable</w:t>
      </w:r>
      <w:r w:rsidR="00FE4D32" w:rsidRPr="006A738C">
        <w:t xml:space="preserve"> </w:t>
      </w:r>
      <w:r w:rsidR="00FE4D32" w:rsidRPr="006A738C">
        <w:rPr>
          <w:i/>
          <w:iCs/>
        </w:rPr>
        <w:t>rps10</w:t>
      </w:r>
      <w:r w:rsidR="00FE4D32" w:rsidRPr="006A738C">
        <w:t xml:space="preserve"> reference database </w:t>
      </w:r>
      <w:r w:rsidR="00EC5363" w:rsidRPr="006A738C">
        <w:t xml:space="preserve">for species identification </w:t>
      </w:r>
      <w:r w:rsidR="00FE4D32" w:rsidRPr="006A738C">
        <w:t xml:space="preserve">and all protocols </w:t>
      </w:r>
      <w:r w:rsidR="00180631" w:rsidRPr="006A738C">
        <w:t>needed</w:t>
      </w:r>
      <w:r w:rsidR="00FE4D32" w:rsidRPr="006A738C">
        <w:t xml:space="preserve"> for oomycete </w:t>
      </w:r>
      <w:r w:rsidR="00FE4D32" w:rsidRPr="006A738C">
        <w:lastRenderedPageBreak/>
        <w:t>metabarcoding.</w:t>
      </w:r>
      <w:r w:rsidR="001008C8" w:rsidRPr="006A738C">
        <w:rPr>
          <w:color w:val="000000"/>
        </w:rPr>
        <w:t xml:space="preserve"> </w:t>
      </w:r>
      <w:r w:rsidR="00B66A0D" w:rsidRPr="006A738C">
        <w:rPr>
          <w:color w:val="000000"/>
        </w:rPr>
        <w:t xml:space="preserve">The </w:t>
      </w:r>
      <w:r w:rsidR="00B66A0D" w:rsidRPr="006A738C">
        <w:rPr>
          <w:i/>
          <w:iCs/>
          <w:color w:val="000000"/>
        </w:rPr>
        <w:t>r</w:t>
      </w:r>
      <w:r w:rsidR="00554D01" w:rsidRPr="006A738C">
        <w:rPr>
          <w:i/>
          <w:iCs/>
          <w:color w:val="000000"/>
        </w:rPr>
        <w:t xml:space="preserve">ps10 </w:t>
      </w:r>
      <w:r w:rsidR="00B66A0D" w:rsidRPr="006A738C">
        <w:rPr>
          <w:color w:val="000000"/>
        </w:rPr>
        <w:t>barcode</w:t>
      </w:r>
      <w:r w:rsidR="00554D01" w:rsidRPr="006A738C">
        <w:rPr>
          <w:color w:val="000000"/>
        </w:rPr>
        <w:t xml:space="preserve"> </w:t>
      </w:r>
      <w:r w:rsidR="00180631" w:rsidRPr="006A738C">
        <w:rPr>
          <w:color w:val="000000"/>
        </w:rPr>
        <w:t>and methods</w:t>
      </w:r>
      <w:r w:rsidR="00EC5363" w:rsidRPr="006A738C">
        <w:rPr>
          <w:color w:val="000000"/>
        </w:rPr>
        <w:t xml:space="preserve"> </w:t>
      </w:r>
      <w:r w:rsidR="00180631" w:rsidRPr="006A738C">
        <w:rPr>
          <w:color w:val="000000"/>
        </w:rPr>
        <w:t xml:space="preserve">described herein </w:t>
      </w:r>
      <w:r w:rsidR="00B66A0D" w:rsidRPr="006A738C">
        <w:rPr>
          <w:color w:val="000000"/>
        </w:rPr>
        <w:t xml:space="preserve">provide </w:t>
      </w:r>
      <w:r w:rsidR="00180631" w:rsidRPr="006A738C">
        <w:rPr>
          <w:color w:val="000000"/>
        </w:rPr>
        <w:t>an effective tool</w:t>
      </w:r>
      <w:r w:rsidR="00554D01" w:rsidRPr="006A738C">
        <w:rPr>
          <w:color w:val="000000"/>
        </w:rPr>
        <w:t xml:space="preserve"> </w:t>
      </w:r>
      <w:r w:rsidR="00B66A0D" w:rsidRPr="006A738C">
        <w:rPr>
          <w:color w:val="000000"/>
        </w:rPr>
        <w:t>for metabarcoding</w:t>
      </w:r>
      <w:r w:rsidR="00554D01" w:rsidRPr="006A738C">
        <w:rPr>
          <w:color w:val="000000"/>
        </w:rPr>
        <w:t xml:space="preserve"> </w:t>
      </w:r>
      <w:r w:rsidR="00180101" w:rsidRPr="006A738C">
        <w:rPr>
          <w:color w:val="000000"/>
        </w:rPr>
        <w:t>oomycetes</w:t>
      </w:r>
      <w:r w:rsidR="00554D01" w:rsidRPr="006A738C">
        <w:rPr>
          <w:color w:val="000000"/>
        </w:rPr>
        <w:t xml:space="preserve"> using short-read sequencing. </w:t>
      </w:r>
    </w:p>
    <w:p w14:paraId="2BC008C7" w14:textId="77777777" w:rsidR="00792FDC" w:rsidRPr="006A738C" w:rsidRDefault="00792FDC" w:rsidP="00661F0B">
      <w:pPr>
        <w:spacing w:line="480" w:lineRule="auto"/>
        <w:rPr>
          <w:color w:val="000000"/>
        </w:rPr>
      </w:pPr>
    </w:p>
    <w:p w14:paraId="00000014" w14:textId="73205D24" w:rsidR="00096B6A" w:rsidRPr="006A738C" w:rsidRDefault="00CD5D5B" w:rsidP="00661F0B">
      <w:pPr>
        <w:spacing w:line="480" w:lineRule="auto"/>
        <w:rPr>
          <w:color w:val="000000"/>
        </w:rPr>
      </w:pPr>
      <w:r w:rsidRPr="006A738C">
        <w:rPr>
          <w:i/>
          <w:color w:val="000000"/>
        </w:rPr>
        <w:t xml:space="preserve">Key words: </w:t>
      </w:r>
      <w:r w:rsidRPr="006A738C">
        <w:rPr>
          <w:color w:val="000000"/>
        </w:rPr>
        <w:t xml:space="preserve">amplicon metagenomics, </w:t>
      </w:r>
      <w:r w:rsidR="00A1220C" w:rsidRPr="006A738C">
        <w:rPr>
          <w:color w:val="000000"/>
        </w:rPr>
        <w:t>ITS1</w:t>
      </w:r>
      <w:r w:rsidRPr="006A738C">
        <w:rPr>
          <w:color w:val="000000"/>
        </w:rPr>
        <w:t xml:space="preserve">, metabarcoding, </w:t>
      </w:r>
      <w:r w:rsidR="00A1220C" w:rsidRPr="006A738C">
        <w:rPr>
          <w:color w:val="000000"/>
        </w:rPr>
        <w:t>DNA</w:t>
      </w:r>
      <w:r w:rsidR="009C6F8D" w:rsidRPr="006A738C">
        <w:rPr>
          <w:color w:val="000000"/>
        </w:rPr>
        <w:t>, detection, ecology, water mold</w:t>
      </w:r>
      <w:r w:rsidR="00F80AFE" w:rsidRPr="006A738C">
        <w:rPr>
          <w:color w:val="000000"/>
        </w:rPr>
        <w:t>, Illumina</w:t>
      </w:r>
      <w:r w:rsidR="00BB7585" w:rsidRPr="006A738C">
        <w:rPr>
          <w:color w:val="000000"/>
        </w:rPr>
        <w:t>, MiSeq</w:t>
      </w:r>
    </w:p>
    <w:p w14:paraId="00000015" w14:textId="77777777" w:rsidR="00096B6A" w:rsidRPr="006A738C" w:rsidRDefault="00096B6A" w:rsidP="00661F0B">
      <w:pPr>
        <w:spacing w:line="480" w:lineRule="auto"/>
        <w:rPr>
          <w:color w:val="000000"/>
        </w:rPr>
      </w:pPr>
    </w:p>
    <w:p w14:paraId="00000016" w14:textId="18AE7C8C" w:rsidR="00096B6A" w:rsidRPr="006A738C" w:rsidRDefault="00D8220A" w:rsidP="00661F0B">
      <w:pPr>
        <w:spacing w:line="480" w:lineRule="auto"/>
        <w:rPr>
          <w:b/>
          <w:color w:val="000000"/>
        </w:rPr>
      </w:pPr>
      <w:r w:rsidRPr="006A738C">
        <w:rPr>
          <w:b/>
          <w:color w:val="000000"/>
        </w:rPr>
        <w:t>1. INTRODUCTION</w:t>
      </w:r>
    </w:p>
    <w:p w14:paraId="00000017" w14:textId="77777777" w:rsidR="00096B6A" w:rsidRPr="006A738C" w:rsidRDefault="00096B6A" w:rsidP="00661F0B">
      <w:pPr>
        <w:spacing w:line="480" w:lineRule="auto"/>
        <w:ind w:firstLine="720"/>
        <w:rPr>
          <w:color w:val="000000"/>
        </w:rPr>
      </w:pPr>
    </w:p>
    <w:p w14:paraId="4A28E892" w14:textId="52129913" w:rsidR="00C77C5F" w:rsidRDefault="00CD5D5B" w:rsidP="00661F0B">
      <w:pPr>
        <w:spacing w:line="480" w:lineRule="auto"/>
        <w:rPr>
          <w:color w:val="000000"/>
        </w:rPr>
      </w:pPr>
      <w:r w:rsidRPr="006A738C">
        <w:rPr>
          <w:color w:val="000000"/>
        </w:rPr>
        <w:t>Oomycetes are microscopic eukaryot</w:t>
      </w:r>
      <w:r w:rsidRPr="006A738C">
        <w:t xml:space="preserve">es related to brown algae and diatoms that </w:t>
      </w:r>
      <w:del w:id="4" w:author="Zachary Foster" w:date="2022-03-17T21:36:00Z">
        <w:r w:rsidRPr="006A738C" w:rsidDel="00F96F87">
          <w:delText xml:space="preserve">often </w:delText>
        </w:r>
      </w:del>
      <w:ins w:id="5" w:author="Zachary Foster" w:date="2022-03-17T21:36:00Z">
        <w:r w:rsidR="00F96F87">
          <w:t>can</w:t>
        </w:r>
        <w:r w:rsidR="00F96F87" w:rsidRPr="006A738C">
          <w:t xml:space="preserve"> </w:t>
        </w:r>
      </w:ins>
      <w:r w:rsidRPr="006A738C">
        <w:t>cause disease</w:t>
      </w:r>
      <w:r w:rsidR="000B4726" w:rsidRPr="006A738C">
        <w:t>s</w:t>
      </w:r>
      <w:r w:rsidRPr="006A738C">
        <w:t xml:space="preserve"> in plants and animals </w:t>
      </w:r>
      <w:r w:rsidR="00EC18F0" w:rsidRPr="006A738C">
        <w:fldChar w:fldCharType="begin"/>
      </w:r>
      <w:r w:rsidR="002D2C82">
        <w:instrText xml:space="preserve"> ADDIN ZOTERO_ITEM CSL_CITATION {"citationID":"0yuRj5EW","properties":{"formattedCitation":"(Baldauf, Roger, Wenk-Siefert, &amp; Doolittle, 2000; Yoon, Hackett, Pinto, &amp; Bhattacharya, 2002)","plainCitation":"(Baldauf, Roger, Wenk-Siefert, &amp; Doolittle, 2000; Yoon, Hackett, Pinto, &amp; Bhattacharya, 2002)","noteIndex":0},"citationItems":[{"id":"qwswFzrb/DaP20Gv2","uris":["http://zotero.org/users/116661/items/SWUBRHQQ"],"itemData":{"id":3127,"type":"article-journal","abstract":"Current understanding of the higher order systematics of eukaryotes relies largely on analyses of the small ribosomal subunit RNA (SSU rRNA). Independent testing of these results is still limited. We have combined the sequences of four of the most broadly taxonomically sampled proteins available to create a roughly parallel data set to that of SSU rRNA. The resulting phylogenetic tree shows a number of striking differences from SSU rRNA phylogeny, including strong support for most major groups and several major supergroups.","container-title":"Science (New York, N.Y.)","ISSN":"0036-8075","issue":"5493","journalAbbreviation":"Science","note":"PMID: 11062127","page":"972-977","source":"NCBI PubMed","title":"A kingdom-level phylogeny of eukaryotes based on combined protein data","volume":"290","author":[{"family":"Baldauf","given":"S L"},{"family":"Roger","given":"A J"},{"family":"Wenk-Siefert","given":"I"},{"family":"Doolittle","given":"W F"}],"issued":{"date-parts":[["2000",11,3]]}}},{"id":"qwswFzrb/tdTrkcAc","uris":["http://zotero.org/users/116661/items/JNK98WM9"],"itemData":{"id":6392,"type":"article-journal","container-title":"Proceedings of the National Academy of Sciences","DOI":"10.1073/pnas.242379899","ISSN":"0027-8424, 1091-6490","issue":"24","journalAbbreviation":"PNAS","language":"en","page":"15507-15512","source":"DOI.org (Crossref)","title":"The single, ancient origin of chromist plastids","volume":"99","author":[{"family":"Yoon","given":"H. S."},{"family":"Hackett","given":"J. D."},{"family":"Pinto","given":"G."},{"family":"Bhattacharya","given":"D."}],"issued":{"date-parts":[["2002",11,26]]}}}],"schema":"https://github.com/citation-style-language/schema/raw/master/csl-citation.json"} </w:instrText>
      </w:r>
      <w:r w:rsidR="00EC18F0" w:rsidRPr="006A738C">
        <w:fldChar w:fldCharType="separate"/>
      </w:r>
      <w:r w:rsidR="00C5301C" w:rsidRPr="006A738C">
        <w:t>(Baldauf, Roger, Wenk-Siefert, &amp; Doolittle, 2000; Yoon, Hackett, Pinto, &amp; Bhattacharya, 2002)</w:t>
      </w:r>
      <w:r w:rsidR="00EC18F0" w:rsidRPr="006A738C">
        <w:fldChar w:fldCharType="end"/>
      </w:r>
      <w:r w:rsidRPr="006A738C">
        <w:rPr>
          <w:color w:val="000000"/>
        </w:rPr>
        <w:t xml:space="preserve">. </w:t>
      </w:r>
      <w:r w:rsidRPr="006A738C">
        <w:t>They</w:t>
      </w:r>
      <w:r w:rsidRPr="006A738C">
        <w:rPr>
          <w:color w:val="000000"/>
        </w:rPr>
        <w:t xml:space="preserve"> include highly destructive</w:t>
      </w:r>
      <w:r w:rsidRPr="006A738C">
        <w:t xml:space="preserve"> </w:t>
      </w:r>
      <w:r w:rsidRPr="006A738C">
        <w:rPr>
          <w:color w:val="000000"/>
        </w:rPr>
        <w:t xml:space="preserve">pathogens with major impacts </w:t>
      </w:r>
      <w:r w:rsidRPr="006A738C">
        <w:t>on</w:t>
      </w:r>
      <w:r w:rsidRPr="006A738C">
        <w:rPr>
          <w:color w:val="000000"/>
        </w:rPr>
        <w:t xml:space="preserve"> agriculture </w:t>
      </w:r>
      <w:r w:rsidR="009D7F04" w:rsidRPr="006A738C">
        <w:rPr>
          <w:color w:val="000000"/>
        </w:rPr>
        <w:fldChar w:fldCharType="begin"/>
      </w:r>
      <w:r w:rsidR="002D2C82">
        <w:rPr>
          <w:color w:val="000000"/>
        </w:rPr>
        <w:instrText xml:space="preserve"> ADDIN ZOTERO_ITEM CSL_CITATION {"citationID":"mvGVSEi8","properties":{"formattedCitation":"(Fry, 2008)","plainCitation":"(Fry, 2008)","noteIndex":0},"citationItems":[{"id":"qwswFzrb/eRrFZ1Vp","uris":["http://zotero.org/users/116661/items/WUZA4Q63"],"itemData":{"id":3229,"type":"article-journal","abstract":"Phytophthora infestans remains a problem to production agriculture. Historically there have been many controversies concerning its biology and pathogenicity, some of which remain today. Advances in molecular biology and genomics promise to reveal fascinating insight into its pathogenicity and biology. However, the plasticity of its genome as revealed in population diversity and in the abundance of putative effectors means that this oomycete remains a formidable foe.","container-title":"Molecular Plant Pathology","DOI":"10.1111/j.1364-3703.2007.00465.x","ISSN":"1364-3703","issue":"3","journalAbbreviation":"Mol. Plant Pathol","note":"PMID: 18705878","page":"385-402","source":"NCBI PubMed","title":"&lt;i&gt;Phytophthora infestans&lt;/i&gt;: the plant (and R gene) destroyer","title-short":"Phytophthora infestans","volume":"9","author":[{"family":"Fry","given":"William"}],"issued":{"date-parts":[["2008",5]]}}}],"schema":"https://github.com/citation-style-language/schema/raw/master/csl-citation.json"} </w:instrText>
      </w:r>
      <w:r w:rsidR="009D7F04" w:rsidRPr="006A738C">
        <w:rPr>
          <w:color w:val="000000"/>
        </w:rPr>
        <w:fldChar w:fldCharType="separate"/>
      </w:r>
      <w:r w:rsidR="00C5301C" w:rsidRPr="006A738C">
        <w:rPr>
          <w:noProof/>
          <w:color w:val="000000"/>
        </w:rPr>
        <w:t>(Fry, 2008)</w:t>
      </w:r>
      <w:r w:rsidR="009D7F04" w:rsidRPr="006A738C">
        <w:rPr>
          <w:color w:val="000000"/>
        </w:rPr>
        <w:fldChar w:fldCharType="end"/>
      </w:r>
      <w:r w:rsidRPr="006A738C">
        <w:rPr>
          <w:color w:val="000000"/>
        </w:rPr>
        <w:t>, aquaculture</w:t>
      </w:r>
      <w:r w:rsidR="009D7F04" w:rsidRPr="006A738C">
        <w:rPr>
          <w:color w:val="000000"/>
        </w:rPr>
        <w:t xml:space="preserve"> </w:t>
      </w:r>
      <w:r w:rsidR="009D7F04" w:rsidRPr="006A738C">
        <w:rPr>
          <w:color w:val="000000"/>
        </w:rPr>
        <w:fldChar w:fldCharType="begin"/>
      </w:r>
      <w:r w:rsidR="002D2C82">
        <w:rPr>
          <w:color w:val="000000"/>
        </w:rPr>
        <w:instrText xml:space="preserve"> ADDIN ZOTERO_ITEM CSL_CITATION {"citationID":"PzYtU76C","properties":{"formattedCitation":"(Phillips, Anderson, Robertson, Secombes, &amp; van West, 2008)","plainCitation":"(Phillips, Anderson, Robertson, Secombes, &amp; van West, 2008)","noteIndex":0},"citationItems":[{"id":"qwswFzrb/ucZC4bfB","uris":["http://zotero.org/users/116661/items/BPSMDIAF"],"itemData":{"id":6394,"type":"article-journal","container-title":"Trends in Microbiology","DOI":"10.1016/j.tim.2007.10.013","ISSN":"0966842X","issue":"1","journalAbbreviation":"Trends in Microbiology","language":"en","page":"13-19","source":"DOI.org (Crossref)","title":"New insights into animal pathogenic oomycetes","volume":"16","author":[{"family":"Phillips","given":"Andrew J."},{"family":"Anderson","given":"Victoria L."},{"family":"Robertson","given":"Emma J."},{"family":"Secombes","given":"Chris J."},{"family":"West","given":"Pieter","non-dropping-particle":"van"}],"issued":{"date-parts":[["2008",1]]}}}],"schema":"https://github.com/citation-style-language/schema/raw/master/csl-citation.json"} </w:instrText>
      </w:r>
      <w:r w:rsidR="009D7F04" w:rsidRPr="006A738C">
        <w:rPr>
          <w:color w:val="000000"/>
        </w:rPr>
        <w:fldChar w:fldCharType="separate"/>
      </w:r>
      <w:r w:rsidR="00C5301C" w:rsidRPr="006A738C">
        <w:rPr>
          <w:color w:val="000000"/>
        </w:rPr>
        <w:t>(Phillips, Anderson, Robertson, Secombes, &amp; van West, 2008)</w:t>
      </w:r>
      <w:r w:rsidR="009D7F04" w:rsidRPr="006A738C">
        <w:rPr>
          <w:color w:val="000000"/>
        </w:rPr>
        <w:fldChar w:fldCharType="end"/>
      </w:r>
      <w:r w:rsidRPr="006A738C">
        <w:rPr>
          <w:color w:val="000000"/>
        </w:rPr>
        <w:t xml:space="preserve">, and natural ecosystems </w:t>
      </w:r>
      <w:r w:rsidR="009D7F04" w:rsidRPr="006A738C">
        <w:rPr>
          <w:color w:val="000000"/>
        </w:rPr>
        <w:fldChar w:fldCharType="begin"/>
      </w:r>
      <w:r w:rsidR="002D2C82">
        <w:rPr>
          <w:color w:val="000000"/>
        </w:rPr>
        <w:instrText xml:space="preserve"> ADDIN ZOTERO_ITEM CSL_CITATION {"citationID":"WG9CYXPN","properties":{"formattedCitation":"(Cahill, Rookes, Wilson, Gibson, &amp; McDougall, 2008; Gr\\uc0\\u252{}nwald, LeBoldus, &amp; Hamelin, 2019)","plainCitation":"(Cahill, Rookes, Wilson, Gibson, &amp; McDougall, 2008; Grünwald, LeBoldus, &amp; Hamelin, 2019)","noteIndex":0},"citationItems":[{"id":"qwswFzrb/pkLcDaZm","uris":["http://zotero.org/users/116661/items/85XYIR73"],"itemData":{"id":6395,"type":"article-journal","abstract":"Phytophthora cinnamomi continues to cause devastating disease in Australian native vegetation and consequently the disease is listed by the Federal Government as a process that is threatening Australia’s biodiversity. Although several advances have been made in our understanding of how this soil-borne pathogen interacts with plants and of how we may tackle it in natural systems, our ability to control the disease is limited. The pathogen occurs widely across Australia but the severity of its impact is most evident within ecological communities of the south-west and south-east of the country. A regional impact summary for all states and territories shows the pathogen to be the cause of serious disease in numerous species, a significant number of which are rare and threatened. Many genera of endemic taxa have a high proportion of susceptible species including the iconic genera Banksia, Epacris and Xanthorrhoea. Long-term studies in Victoria have shown limited but probably unsustainable recovery of susceptible vegetation, given current management practices. Management of the disease in conservation reserves is reliant on hygiene, the use of chemicals and restriction of access, and has had only limited effectiveness and not provided complete control. The deleterious impacts of the disease on faunal habitat are reasonably well documented and demonstrate loss of individual animal species and changes in population structure and species abundance. Few plant species are known to be resistant to P. cinnamomi; however, investigations over several years have discovered the mechanisms by which some plants are able to survive infection, including the activation of defence-related genes and signalling pathways, the reinforcement of cell walls and accumulation of toxic metabolites. Manipulation of resistance and resistance-related mechanisms may provide avenues for protection against disease in otherwise susceptible species. Despite the advances made in Phytophthora research in Australia during the past 40 years, there is still much to be done to give land managers the resources to combat this disease. Recent State and Federal initiatives offer the prospect of a growing and broader awareness of the disease and its associated impacts. However, awareness must be translated into action as time is running out for the large number of susceptible, and potentially susceptible, species within vulnerable Australian ecological communities.","container-title":"Australian Journal of Botany","DOI":"10.1071/BT07159","ISSN":"0067-1924","issue":"4","journalAbbreviation":"Aust. J. Bot.","language":"en","page":"279","source":"DOI.org (Crossref)","title":"&lt;i&gt;Phytophthora cinnamomi&lt;/i&gt; and Australia's biodiversity: impacts, predictions and progress towards control","title-short":"Phytophthora cinnamomi and Australia's biodiversity","volume":"56","author":[{"family":"Cahill","given":"David M."},{"family":"Rookes","given":"James E."},{"family":"Wilson","given":"Barbara A."},{"family":"Gibson","given":"Lesley"},{"family":"McDougall","given":"Keith L."}],"issued":{"date-parts":[["2008"]]}}},{"id":"qwswFzrb/TBePmpjd","uris":["http://zotero.org/groups/2294093/items/7E7XZQYQ"],"itemData":{"id":6375,"type":"article-journal","abstract":"The sudden oak and sudden larch death pathogen Phytophthora ramorum emerged simultaneously in the United States on oak and in Europe on Rhododendron in the 1990s. This pathogen has had a devastating impact on larch plantations in the United Kingdom as well as mixed conifer and oak forests in the Western United States. Since the discovery of this pathogen, a large body of research has provided novel insights into the emergence, epidemiology, and genetics of this pandemic. Genetic and genomic resources developed for P. ramorum have been instrumental in improving our understanding of the epidemiology, evolution, and ecology of this disease. The recent reemergence of EU1 in the United States and EU2 in Europe and the discovery of P. ramorum in Asia provide renewed impetus for research on the sudden oak death pathogen.","container-title":"Annual Review of Phytopathology","DOI":"10.1146/annurev-phyto-082718-100117","ISSN":"0066-4286","issue":"1","journalAbbreviation":"Annu. Rev. Phytopathol.","page":"301-321","source":"annualreviews.org (Atypon)","title":"Ecology and evolution of the sudden oak death pathogen &lt;i&gt;Phytophthora ramorum&lt;/i&gt;","volume":"57","author":[{"family":"Grünwald","given":"Niklaus J."},{"family":"LeBoldus","given":"Jared M."},{"family":"Hamelin","given":"Richard C."}],"issued":{"date-parts":[["2019",8,25]]}}}],"schema":"https://github.com/citation-style-language/schema/raw/master/csl-citation.json"} </w:instrText>
      </w:r>
      <w:r w:rsidR="009D7F04" w:rsidRPr="006A738C">
        <w:rPr>
          <w:color w:val="000000"/>
        </w:rPr>
        <w:fldChar w:fldCharType="separate"/>
      </w:r>
      <w:r w:rsidR="00C5301C" w:rsidRPr="006A738C">
        <w:rPr>
          <w:color w:val="000000"/>
        </w:rPr>
        <w:t>(Cahill, Rookes, Wilson, Gibson, &amp; McDougall, 2008; Grünwald, LeBoldus, &amp; Hamelin, 2019)</w:t>
      </w:r>
      <w:r w:rsidR="009D7F04" w:rsidRPr="006A738C">
        <w:rPr>
          <w:color w:val="000000"/>
        </w:rPr>
        <w:fldChar w:fldCharType="end"/>
      </w:r>
      <w:r w:rsidRPr="006A738C">
        <w:rPr>
          <w:color w:val="000000"/>
        </w:rPr>
        <w:t xml:space="preserve">. Oomycetes </w:t>
      </w:r>
      <w:r w:rsidR="00580D71">
        <w:rPr>
          <w:color w:val="000000"/>
        </w:rPr>
        <w:t>that</w:t>
      </w:r>
      <w:r w:rsidRPr="006A738C">
        <w:rPr>
          <w:color w:val="000000"/>
        </w:rPr>
        <w:t xml:space="preserve"> cau</w:t>
      </w:r>
      <w:r w:rsidR="00580D71">
        <w:rPr>
          <w:color w:val="000000"/>
        </w:rPr>
        <w:t>se</w:t>
      </w:r>
      <w:r w:rsidRPr="006A738C">
        <w:rPr>
          <w:color w:val="000000"/>
        </w:rPr>
        <w:t xml:space="preserve"> </w:t>
      </w:r>
      <w:r w:rsidRPr="006A738C">
        <w:t>agricultural diseases</w:t>
      </w:r>
      <w:r w:rsidR="00BB7585" w:rsidRPr="006A738C">
        <w:t xml:space="preserve"> include:</w:t>
      </w:r>
      <w:r w:rsidRPr="006A738C">
        <w:rPr>
          <w:color w:val="000000"/>
        </w:rPr>
        <w:t xml:space="preserve"> </w:t>
      </w:r>
      <w:r w:rsidR="008C7491" w:rsidRPr="006A738C">
        <w:rPr>
          <w:i/>
          <w:color w:val="000000"/>
        </w:rPr>
        <w:t>Phytophthora</w:t>
      </w:r>
      <w:r w:rsidR="008C7491" w:rsidRPr="006A738C">
        <w:rPr>
          <w:color w:val="000000"/>
        </w:rPr>
        <w:t xml:space="preserve"> </w:t>
      </w:r>
      <w:r w:rsidR="008C7491" w:rsidRPr="006A738C">
        <w:rPr>
          <w:i/>
          <w:color w:val="000000"/>
        </w:rPr>
        <w:t>infestans</w:t>
      </w:r>
      <w:r w:rsidR="008C7491" w:rsidRPr="006A738C">
        <w:rPr>
          <w:color w:val="000000"/>
        </w:rPr>
        <w:t xml:space="preserve">, the cause of </w:t>
      </w:r>
      <w:r w:rsidRPr="006A738C">
        <w:rPr>
          <w:color w:val="000000"/>
        </w:rPr>
        <w:t>potato late blight</w:t>
      </w:r>
      <w:r w:rsidR="008C7491" w:rsidRPr="006A738C">
        <w:rPr>
          <w:color w:val="000000"/>
        </w:rPr>
        <w:t xml:space="preserve"> and</w:t>
      </w:r>
      <w:r w:rsidRPr="006A738C">
        <w:rPr>
          <w:color w:val="000000"/>
        </w:rPr>
        <w:t xml:space="preserve"> the Irish Potato Famine </w:t>
      </w:r>
      <w:r w:rsidR="009D7F04" w:rsidRPr="006A738C">
        <w:rPr>
          <w:color w:val="000000"/>
        </w:rPr>
        <w:fldChar w:fldCharType="begin"/>
      </w:r>
      <w:r w:rsidR="002D2C82">
        <w:rPr>
          <w:color w:val="000000"/>
        </w:rPr>
        <w:instrText xml:space="preserve"> ADDIN ZOTERO_ITEM CSL_CITATION {"citationID":"i1EZiSVH","properties":{"formattedCitation":"(Fry, 2008)","plainCitation":"(Fry, 2008)","noteIndex":0},"citationItems":[{"id":"qwswFzrb/eRrFZ1Vp","uris":["http://zotero.org/users/116661/items/WUZA4Q63"],"itemData":{"id":3229,"type":"article-journal","abstract":"Phytophthora infestans remains a problem to production agriculture. Historically there have been many controversies concerning its biology and pathogenicity, some of which remain today. Advances in molecular biology and genomics promise to reveal fascinating insight into its pathogenicity and biology. However, the plasticity of its genome as revealed in population diversity and in the abundance of putative effectors means that this oomycete remains a formidable foe.","container-title":"Molecular Plant Pathology","DOI":"10.1111/j.1364-3703.2007.00465.x","ISSN":"1364-3703","issue":"3","journalAbbreviation":"Mol. Plant Pathol","note":"PMID: 18705878","page":"385-402","source":"NCBI PubMed","title":"&lt;i&gt;Phytophthora infestans&lt;/i&gt;: the plant (and R gene) destroyer","title-short":"Phytophthora infestans","volume":"9","author":[{"family":"Fry","given":"William"}],"issued":{"date-parts":[["2008",5]]}}}],"schema":"https://github.com/citation-style-language/schema/raw/master/csl-citation.json"} </w:instrText>
      </w:r>
      <w:r w:rsidR="009D7F04" w:rsidRPr="006A738C">
        <w:rPr>
          <w:color w:val="000000"/>
        </w:rPr>
        <w:fldChar w:fldCharType="separate"/>
      </w:r>
      <w:r w:rsidR="00C5301C" w:rsidRPr="006A738C">
        <w:rPr>
          <w:noProof/>
          <w:color w:val="000000"/>
        </w:rPr>
        <w:t>(Fry, 2008)</w:t>
      </w:r>
      <w:r w:rsidR="009D7F04" w:rsidRPr="006A738C">
        <w:rPr>
          <w:color w:val="000000"/>
        </w:rPr>
        <w:fldChar w:fldCharType="end"/>
      </w:r>
      <w:r w:rsidR="00BB7585" w:rsidRPr="006A738C">
        <w:rPr>
          <w:color w:val="000000"/>
        </w:rPr>
        <w:t>;</w:t>
      </w:r>
      <w:r w:rsidRPr="006A738C">
        <w:rPr>
          <w:color w:val="000000"/>
        </w:rPr>
        <w:t xml:space="preserve"> </w:t>
      </w:r>
      <w:r w:rsidRPr="006A738C">
        <w:rPr>
          <w:i/>
          <w:color w:val="000000"/>
        </w:rPr>
        <w:t xml:space="preserve">Aphanomyces euteiches, </w:t>
      </w:r>
      <w:r w:rsidR="00A474EC" w:rsidRPr="006A738C">
        <w:rPr>
          <w:iCs/>
          <w:color w:val="000000"/>
        </w:rPr>
        <w:t xml:space="preserve">the pathogen </w:t>
      </w:r>
      <w:r w:rsidRPr="006A738C">
        <w:rPr>
          <w:color w:val="000000"/>
        </w:rPr>
        <w:t>responsible for damping</w:t>
      </w:r>
      <w:r w:rsidR="00561D24" w:rsidRPr="006A738C">
        <w:rPr>
          <w:color w:val="000000"/>
        </w:rPr>
        <w:t>-</w:t>
      </w:r>
      <w:r w:rsidRPr="006A738C">
        <w:rPr>
          <w:color w:val="000000"/>
        </w:rPr>
        <w:t xml:space="preserve">off and root rot of legumes </w:t>
      </w:r>
      <w:r w:rsidR="009D7F04" w:rsidRPr="006A738C">
        <w:rPr>
          <w:color w:val="000000"/>
        </w:rPr>
        <w:fldChar w:fldCharType="begin"/>
      </w:r>
      <w:r w:rsidR="002D2C82">
        <w:rPr>
          <w:color w:val="000000"/>
        </w:rPr>
        <w:instrText xml:space="preserve"> ADDIN ZOTERO_ITEM CSL_CITATION {"citationID":"kmUFuHEB","properties":{"formattedCitation":"(Gaulin, Jacquet, Bottin, &amp; Dumas, 2007)","plainCitation":"(Gaulin, Jacquet, Bottin, &amp; Dumas, 2007)","noteIndex":0},"citationItems":[{"id":"qwswFzrb/89pqDgAQ","uris":["http://zotero.org/users/116661/items/HQMK9KTJ"],"itemData":{"id":6405,"type":"article-journal","container-title":"Molecular Plant Pathology","DOI":"10.1111/j.1364-3703.2007.00413.x","ISSN":"1464-6722, 1364-3703","issue":"5","journalAbbreviation":"Mol Plant Pathol","language":"en","page":"539-548","source":"DOI.org (Crossref)","title":"Root rot disease of legumes caused by &lt;i&gt;Aphanomyces euteiches&lt;/i&gt;","volume":"8","author":[{"family":"Gaulin","given":"Elodie"},{"family":"Jacquet","given":"Christophe"},{"family":"Bottin","given":"Arnaud"},{"family":"Dumas","given":"Bernard"}],"issued":{"date-parts":[["2007",9]]}}}],"schema":"https://github.com/citation-style-language/schema/raw/master/csl-citation.json"} </w:instrText>
      </w:r>
      <w:r w:rsidR="009D7F04" w:rsidRPr="006A738C">
        <w:rPr>
          <w:color w:val="000000"/>
        </w:rPr>
        <w:fldChar w:fldCharType="separate"/>
      </w:r>
      <w:r w:rsidR="00C5301C" w:rsidRPr="006A738C">
        <w:rPr>
          <w:color w:val="000000"/>
        </w:rPr>
        <w:t>(Gaulin, Jacquet, Bottin, &amp; Dumas, 2007)</w:t>
      </w:r>
      <w:r w:rsidR="009D7F04" w:rsidRPr="006A738C">
        <w:rPr>
          <w:color w:val="000000"/>
        </w:rPr>
        <w:fldChar w:fldCharType="end"/>
      </w:r>
      <w:r w:rsidR="00BB7585" w:rsidRPr="006A738C">
        <w:rPr>
          <w:color w:val="000000"/>
        </w:rPr>
        <w:t>;</w:t>
      </w:r>
      <w:r w:rsidRPr="006A738C">
        <w:rPr>
          <w:color w:val="000000"/>
        </w:rPr>
        <w:t xml:space="preserve"> </w:t>
      </w:r>
      <w:r w:rsidRPr="006A738C">
        <w:rPr>
          <w:i/>
          <w:color w:val="000000"/>
        </w:rPr>
        <w:t>Pythium</w:t>
      </w:r>
      <w:r w:rsidRPr="006A738C">
        <w:rPr>
          <w:i/>
        </w:rPr>
        <w:t xml:space="preserve"> </w:t>
      </w:r>
      <w:r w:rsidRPr="006A738C">
        <w:rPr>
          <w:color w:val="000000"/>
        </w:rPr>
        <w:t xml:space="preserve">species that </w:t>
      </w:r>
      <w:r w:rsidRPr="006A738C">
        <w:t>cause damping</w:t>
      </w:r>
      <w:r w:rsidR="00561D24" w:rsidRPr="006A738C">
        <w:t>-</w:t>
      </w:r>
      <w:r w:rsidRPr="006A738C">
        <w:t>off and root rot on a large</w:t>
      </w:r>
      <w:r w:rsidRPr="006A738C">
        <w:rPr>
          <w:color w:val="000000"/>
        </w:rPr>
        <w:t xml:space="preserve"> variety of agricultural and horticultural crops </w:t>
      </w:r>
      <w:r w:rsidR="009D7F04" w:rsidRPr="006A738C">
        <w:rPr>
          <w:color w:val="000000"/>
        </w:rPr>
        <w:fldChar w:fldCharType="begin"/>
      </w:r>
      <w:r w:rsidR="002D2C82">
        <w:rPr>
          <w:color w:val="000000"/>
        </w:rPr>
        <w:instrText xml:space="preserve"> ADDIN ZOTERO_ITEM CSL_CITATION {"citationID":"NSHY2rLw","properties":{"formattedCitation":"(F. N. Martin &amp; Loper, 1999)","plainCitation":"(F. N. Martin &amp; Loper, 1999)","noteIndex":0},"citationItems":[{"id":"qwswFzrb/rdlssl5F","uris":["http://zotero.org/users/116661/items/EYLL4QN2"],"itemData":{"id":6406,"type":"article-journal","container-title":"Critical Reviews in Plant Sciences","DOI":"10.1080/07352689991309216","ISSN":"0735-2689, 1549-7836","issue":"2","journalAbbreviation":"Critical Reviews in Plant Sciences","language":"en","page":"111-181","source":"DOI.org (Crossref)","title":"Soilborne plant diseases caused by &lt;i&gt;Pythium&lt;/i&gt; spp.: Ecology, epidemiology, and prospects for biological control","title-short":"Soilborne Plant Diseases Caused by &lt;i&gt;Pythium&lt;/i&gt; spp.","volume":"18","author":[{"family":"Martin","given":"F N"},{"family":"Loper","given":"J E"}],"issued":{"date-parts":[["1999",3]]}}}],"schema":"https://github.com/citation-style-language/schema/raw/master/csl-citation.json"} </w:instrText>
      </w:r>
      <w:r w:rsidR="009D7F04" w:rsidRPr="006A738C">
        <w:rPr>
          <w:color w:val="000000"/>
        </w:rPr>
        <w:fldChar w:fldCharType="separate"/>
      </w:r>
      <w:r w:rsidR="00873CE8" w:rsidRPr="006A738C">
        <w:rPr>
          <w:noProof/>
          <w:color w:val="000000"/>
        </w:rPr>
        <w:t>(F. N. Martin &amp; Loper, 1999)</w:t>
      </w:r>
      <w:r w:rsidR="009D7F04" w:rsidRPr="006A738C">
        <w:rPr>
          <w:color w:val="000000"/>
        </w:rPr>
        <w:fldChar w:fldCharType="end"/>
      </w:r>
      <w:r w:rsidR="00BB7585" w:rsidRPr="006A738C">
        <w:rPr>
          <w:color w:val="000000"/>
        </w:rPr>
        <w:t>;</w:t>
      </w:r>
      <w:r w:rsidR="00337E30" w:rsidRPr="006A738C">
        <w:rPr>
          <w:color w:val="000000"/>
        </w:rPr>
        <w:t xml:space="preserve"> </w:t>
      </w:r>
      <w:r w:rsidR="008C7491" w:rsidRPr="006A738C">
        <w:rPr>
          <w:color w:val="000000"/>
        </w:rPr>
        <w:t xml:space="preserve">and </w:t>
      </w:r>
      <w:r w:rsidR="00337E30" w:rsidRPr="006A738C">
        <w:rPr>
          <w:color w:val="000000"/>
        </w:rPr>
        <w:t>host-specific obligate pathogens known as the white rusts and downy mildews</w:t>
      </w:r>
      <w:r w:rsidR="00EC1E21" w:rsidRPr="006A738C">
        <w:rPr>
          <w:color w:val="000000"/>
        </w:rPr>
        <w:t xml:space="preserve"> </w:t>
      </w:r>
      <w:r w:rsidR="00EC1E21" w:rsidRPr="006A738C">
        <w:rPr>
          <w:color w:val="000000"/>
        </w:rPr>
        <w:fldChar w:fldCharType="begin"/>
      </w:r>
      <w:r w:rsidR="002D2C82">
        <w:rPr>
          <w:color w:val="000000"/>
        </w:rPr>
        <w:instrText xml:space="preserve"> ADDIN ZOTERO_ITEM CSL_CITATION {"citationID":"qW9nXK9F","properties":{"formattedCitation":"(Spring et al., 2018)","plainCitation":"(Spring et al., 2018)","noteIndex":0},"citationItems":[{"id":"qwswFzrb/q732dmZU","uris":["http://zotero.org/users/local/vhEu73h4/items/NG66I4FA"],"itemData":{"id":165,"type":"article-journal","container-title":"Critical Reviews in Plant Sciences","issue":"6","note":"publisher: Taylor &amp; Francis","page":"439–495","title":"Biological characteristics and assessment of virulence diversity in pathosystems of economically important biotrophic oomycetes","volume":"37","author":[{"family":"Spring","given":"Otmar"},{"family":"Gomez-Zeledon","given":"Javier"},{"family":"Hadziabdic","given":"Denita"},{"family":"Trigiano","given":"Robert N"},{"family":"Thines","given":"Marco"},{"family":"Lebeda","given":"Aleš"}],"issued":{"date-parts":[["2018"]]}}}],"schema":"https://github.com/citation-style-language/schema/raw/master/csl-citation.json"} </w:instrText>
      </w:r>
      <w:r w:rsidR="00EC1E21" w:rsidRPr="006A738C">
        <w:rPr>
          <w:color w:val="000000"/>
        </w:rPr>
        <w:fldChar w:fldCharType="separate"/>
      </w:r>
      <w:r w:rsidR="00C5301C" w:rsidRPr="006A738C">
        <w:t>(Spring et al., 2018)</w:t>
      </w:r>
      <w:r w:rsidR="00EC1E21" w:rsidRPr="006A738C">
        <w:rPr>
          <w:color w:val="000000"/>
        </w:rPr>
        <w:fldChar w:fldCharType="end"/>
      </w:r>
      <w:r w:rsidRPr="006A738C">
        <w:rPr>
          <w:color w:val="000000"/>
        </w:rPr>
        <w:t xml:space="preserve">. </w:t>
      </w:r>
    </w:p>
    <w:p w14:paraId="38912F11" w14:textId="77777777" w:rsidR="00B34D7B" w:rsidRDefault="00B34D7B" w:rsidP="00661F0B">
      <w:pPr>
        <w:spacing w:line="480" w:lineRule="auto"/>
        <w:rPr>
          <w:color w:val="000000"/>
        </w:rPr>
      </w:pPr>
    </w:p>
    <w:p w14:paraId="338B6A19" w14:textId="1E0E7887" w:rsidR="00AA0750" w:rsidRPr="006A738C" w:rsidRDefault="00CD5D5B" w:rsidP="00661F0B">
      <w:pPr>
        <w:spacing w:line="480" w:lineRule="auto"/>
      </w:pPr>
      <w:r w:rsidRPr="006A738C">
        <w:rPr>
          <w:color w:val="000000"/>
        </w:rPr>
        <w:t>In addition to</w:t>
      </w:r>
      <w:r w:rsidR="00A474EC" w:rsidRPr="006A738C">
        <w:rPr>
          <w:color w:val="000000"/>
        </w:rPr>
        <w:t xml:space="preserve"> their impacts on</w:t>
      </w:r>
      <w:r w:rsidRPr="006A738C">
        <w:rPr>
          <w:color w:val="000000"/>
        </w:rPr>
        <w:t xml:space="preserve"> agricultur</w:t>
      </w:r>
      <w:r w:rsidRPr="006A738C">
        <w:t>e</w:t>
      </w:r>
      <w:r w:rsidRPr="006A738C">
        <w:rPr>
          <w:color w:val="000000"/>
        </w:rPr>
        <w:t>, invasive oomycete pathogens</w:t>
      </w:r>
      <w:r w:rsidR="00596762" w:rsidRPr="006A738C">
        <w:rPr>
          <w:color w:val="000000"/>
        </w:rPr>
        <w:t xml:space="preserve"> </w:t>
      </w:r>
      <w:r w:rsidRPr="006A738C">
        <w:rPr>
          <w:color w:val="000000"/>
        </w:rPr>
        <w:t xml:space="preserve">have </w:t>
      </w:r>
      <w:r w:rsidR="00A474EC" w:rsidRPr="006A738C">
        <w:rPr>
          <w:color w:val="000000"/>
        </w:rPr>
        <w:t xml:space="preserve">destructive </w:t>
      </w:r>
      <w:r w:rsidRPr="006A738C">
        <w:rPr>
          <w:color w:val="000000"/>
        </w:rPr>
        <w:t xml:space="preserve">effects </w:t>
      </w:r>
      <w:r w:rsidRPr="006A738C">
        <w:t xml:space="preserve">on forests, managed landscapes, </w:t>
      </w:r>
      <w:r w:rsidRPr="006A738C">
        <w:rPr>
          <w:color w:val="000000"/>
        </w:rPr>
        <w:t>and aquatic ecosystems</w:t>
      </w:r>
      <w:r w:rsidR="00561D24" w:rsidRPr="006A738C">
        <w:rPr>
          <w:color w:val="000000"/>
        </w:rPr>
        <w:t xml:space="preserve"> </w:t>
      </w:r>
      <w:r w:rsidR="00561D24" w:rsidRPr="006A738C">
        <w:rPr>
          <w:color w:val="000000"/>
        </w:rPr>
        <w:fldChar w:fldCharType="begin"/>
      </w:r>
      <w:r w:rsidR="002D2C82">
        <w:rPr>
          <w:color w:val="000000"/>
        </w:rPr>
        <w:instrText xml:space="preserve"> ADDIN ZOTERO_ITEM CSL_CITATION {"citationID":"CzS4mKV3","properties":{"formattedCitation":"(Hansen, Reeser, &amp; Sutton, 2012)","plainCitation":"(Hansen, Reeser, &amp; Sutton, 2012)","noteIndex":0},"citationItems":[{"id":"qwswFzrb/QUBjohDW","uris":["http://zotero.org/users/local/vhEu73h4/items/M2TJD8R2"],"itemData":{"id":133,"type":"article-journal","container-title":"Annual review of phytopathology","note":"publisher: Annual Reviews","page":"359–378","title":"Phytophthora beyond agriculture","volume":"50","author":[{"family":"Hansen","given":"Everett M"},{"family":"Reeser","given":"Paul W"},{"family":"Sutton","given":"Wendy"}],"issued":{"date-parts":[["2012"]]}}}],"schema":"https://github.com/citation-style-language/schema/raw/master/csl-citation.json"} </w:instrText>
      </w:r>
      <w:r w:rsidR="00561D24" w:rsidRPr="006A738C">
        <w:rPr>
          <w:color w:val="000000"/>
        </w:rPr>
        <w:fldChar w:fldCharType="separate"/>
      </w:r>
      <w:r w:rsidR="00561D24" w:rsidRPr="006A738C">
        <w:t>(Hansen, Reeser, &amp; Sutton, 2012)</w:t>
      </w:r>
      <w:r w:rsidR="00561D24" w:rsidRPr="006A738C">
        <w:rPr>
          <w:color w:val="000000"/>
        </w:rPr>
        <w:fldChar w:fldCharType="end"/>
      </w:r>
      <w:r w:rsidRPr="006A738C">
        <w:rPr>
          <w:color w:val="000000"/>
        </w:rPr>
        <w:t xml:space="preserve">. Forests in North America and Europe have suffered significant tree mortality </w:t>
      </w:r>
      <w:r w:rsidRPr="006A738C">
        <w:t>due to</w:t>
      </w:r>
      <w:r w:rsidRPr="006A738C">
        <w:rPr>
          <w:color w:val="000000"/>
        </w:rPr>
        <w:t xml:space="preserve"> </w:t>
      </w:r>
      <w:r w:rsidRPr="006A738C">
        <w:rPr>
          <w:color w:val="000000"/>
        </w:rPr>
        <w:lastRenderedPageBreak/>
        <w:t>sudden oak</w:t>
      </w:r>
      <w:r w:rsidR="000B4726" w:rsidRPr="006A738C">
        <w:rPr>
          <w:color w:val="000000"/>
        </w:rPr>
        <w:t xml:space="preserve"> death</w:t>
      </w:r>
      <w:r w:rsidRPr="006A738C">
        <w:rPr>
          <w:color w:val="000000"/>
        </w:rPr>
        <w:t xml:space="preserve"> and larch death</w:t>
      </w:r>
      <w:r w:rsidR="00561D24" w:rsidRPr="006A738C">
        <w:rPr>
          <w:color w:val="000000"/>
        </w:rPr>
        <w:t>,</w:t>
      </w:r>
      <w:r w:rsidRPr="006A738C">
        <w:rPr>
          <w:color w:val="000000"/>
        </w:rPr>
        <w:t xml:space="preserve"> respectively, caused by </w:t>
      </w:r>
      <w:r w:rsidRPr="006A738C">
        <w:rPr>
          <w:i/>
        </w:rPr>
        <w:t>Phytophthora</w:t>
      </w:r>
      <w:r w:rsidRPr="006A738C">
        <w:rPr>
          <w:i/>
          <w:color w:val="000000"/>
        </w:rPr>
        <w:t xml:space="preserve"> ramorum</w:t>
      </w:r>
      <w:r w:rsidRPr="006A738C">
        <w:rPr>
          <w:color w:val="000000"/>
        </w:rPr>
        <w:t xml:space="preserve"> </w:t>
      </w:r>
      <w:r w:rsidR="009D7F04" w:rsidRPr="006A738C">
        <w:rPr>
          <w:color w:val="000000"/>
        </w:rPr>
        <w:fldChar w:fldCharType="begin"/>
      </w:r>
      <w:r w:rsidR="002D2C82">
        <w:rPr>
          <w:color w:val="000000"/>
        </w:rPr>
        <w:instrText xml:space="preserve"> ADDIN ZOTERO_ITEM CSL_CITATION {"citationID":"92hHPHNE","properties":{"formattedCitation":"(Brasier &amp; Webber, 2010; Gr\\uc0\\u252{}nwald, Goss, &amp; Press, 2008)","plainCitation":"(Brasier &amp; Webber, 2010; Grünwald, Goss, &amp; Press, 2008)","noteIndex":0},"citationItems":[{"id":"qwswFzrb/ZfheYmah","uris":["http://zotero.org/users/116661/items/6EWWZMVM"],"itemData":{"id":2627,"type":"article-journal","abstract":"Phytophthora ramorum is an oomycete plant pathogen classified in the kingdom Stramenopila. P. ramorum is the causal agent of sudden oak death on coast live oak and tanoak as well as ramorum blight on woody ornamental and forest understorey plants. It causes stem cankers on trees, and leaf blight or stem dieback on ornamentals and understorey forest species. This pathogen is managed in the USA and Europe by eradication where feasible, by containment elsewhere and by quarantine in many parts of the world. Genomic resources provide information on genes of interest to disease management and have improved tremendously since sequencing the genome in 2004. This review provides a current overview of the pathogenicity, population genetics, evolution and genomics of P. ramorum. Taxonomy: Phytophthora ramorum (Werres, De Cock &amp; Man in't Veld): kingdom Stramenopila; phylum Oomycota; class Peronosporomycetidae; order Pythiales; family Pythiaceae; genus Phytophthora. Host range: The host range is very large and the list of known hosts continues to expand at the time of writing. Coast live oak and tanoak are ecologically, economically and culturally important forest hosts in the USA. Rhododendron, Viburnum, Pieris, Syringa and Camellia are key ornamental hosts on which P. ramorum has been found repeatedly, some of which have been involved in moving the pathogen via nursery shipments. Disease symptoms: P. ramorum causes two different diseases with differing symptoms: sudden oak death (bleeding lesions, stem cankers) on oaks and ramorum blight (twig dieback and/or foliar lesions) on tree and woody ornamental hosts. Useful websites: http://nature.berkeley.edu/comtf/, http://rapra.csl.gov.uk/, http://www.aphis.usda.gov/plant_health/plant_pest_info/pram/index.shtml, http://genome.jgi-psf.org/Phyra1_1/Phyra1_1.home.html, http://pamgo.vbi.vt.edu/, http://pmgn.vbi.vt.edu/, http://vmd.vbi.vt.edu./, http://web.science.oregonstate.edu/bpp/labs/grunwald/resources.htm, http://www.defra.gov.uk/planth/pramorum.htm, http://www.invasive.org/browse/subject.cfm?sub=4603, http://www.forestry.gov.uk/forestry/WCAS-4Z5JLL.","container-title":"Molecular Plant Pathology","DOI":"10.1111/j.1364-3703.2008.00500.x","ISSN":"1364-3703","issue":"6","journalAbbreviation":"Mol. Plant Pathol","note":"PMID: 19019002","page":"729-740","source":"NCBI PubMed","title":"&lt;i&gt;Phytophthora ramorum&lt;/i&gt;: a pathogen with a remarkably wide host range causing sudden oak death on oaks and ramorum blight on woody ornamentals","title-short":"Phytophthora ramorum","volume":"9","author":[{"family":"Grünwald","given":"Niklaus J"},{"family":"Goss","given":"Erica M"},{"family":"Press","given":"Caroline M"}],"issued":{"date-parts":[["2008",11]]}}},{"id":"qwswFzrb/HmqFekJs","uris":["http://zotero.org/users/116661/items/W4U78GVF"],"itemData":{"id":3213,"type":"article-journal","abstract":"An aggressive and unpredictable fungal pathogen is devastating larch plantations in Britain. Its remarkably broad host range, and the possibility of further geographical spread, give heightened cause for concern.","container-title":"Nature","DOI":"10.1038/466824a","ISSN":"0028-0836","issue":"7308","journalAbbreviation":"Nature","language":"en","page":"824-825","source":"www.nature.com","title":"Plant pathology: Sudden larch death","title-short":"Plant pathology","volume":"466","author":[{"family":"Brasier","given":"Clive"},{"family":"Webber","given":"Joan"}],"issued":{"date-parts":[["2010",8,12]]}}}],"schema":"https://github.com/citation-style-language/schema/raw/master/csl-citation.json"} </w:instrText>
      </w:r>
      <w:r w:rsidR="009D7F04" w:rsidRPr="006A738C">
        <w:rPr>
          <w:color w:val="000000"/>
        </w:rPr>
        <w:fldChar w:fldCharType="separate"/>
      </w:r>
      <w:r w:rsidR="00C5301C" w:rsidRPr="006A738C">
        <w:rPr>
          <w:color w:val="000000"/>
        </w:rPr>
        <w:t>(Brasier &amp; Webber, 2010; Grünwald, Goss, &amp; Press, 2008)</w:t>
      </w:r>
      <w:r w:rsidR="009D7F04" w:rsidRPr="006A738C">
        <w:rPr>
          <w:color w:val="000000"/>
        </w:rPr>
        <w:fldChar w:fldCharType="end"/>
      </w:r>
      <w:r w:rsidRPr="006A738C">
        <w:rPr>
          <w:color w:val="000000"/>
        </w:rPr>
        <w:t>. Eucalypt</w:t>
      </w:r>
      <w:ins w:id="6" w:author="Zachary Foster" w:date="2022-03-17T21:36:00Z">
        <w:r w:rsidR="00F96F87">
          <w:rPr>
            <w:color w:val="000000"/>
          </w:rPr>
          <w:t>us</w:t>
        </w:r>
      </w:ins>
      <w:r w:rsidRPr="006A738C">
        <w:rPr>
          <w:color w:val="000000"/>
        </w:rPr>
        <w:t xml:space="preserve"> forests in Australia are experiencing massive dieback caused by invasive </w:t>
      </w:r>
      <w:r w:rsidRPr="006A738C">
        <w:rPr>
          <w:i/>
        </w:rPr>
        <w:t>Phytophthora</w:t>
      </w:r>
      <w:r w:rsidRPr="006A738C">
        <w:rPr>
          <w:i/>
          <w:color w:val="000000"/>
        </w:rPr>
        <w:t xml:space="preserve"> cinnamomi</w:t>
      </w:r>
      <w:r w:rsidRPr="006A738C">
        <w:rPr>
          <w:color w:val="000000"/>
        </w:rPr>
        <w:t xml:space="preserve"> </w:t>
      </w:r>
      <w:r w:rsidR="009D7F04" w:rsidRPr="006A738C">
        <w:rPr>
          <w:color w:val="000000"/>
        </w:rPr>
        <w:fldChar w:fldCharType="begin"/>
      </w:r>
      <w:r w:rsidR="002D2C82">
        <w:rPr>
          <w:color w:val="000000"/>
        </w:rPr>
        <w:instrText xml:space="preserve"> ADDIN ZOTERO_ITEM CSL_CITATION {"citationID":"kdUtciAY","properties":{"formattedCitation":"(Burgess et al., 2017)","plainCitation":"(Burgess et al., 2017)","noteIndex":0},"citationItems":[{"id":"qwswFzrb/3RqBtNdx","uris":["http://zotero.org/users/116661/items/MTMWSHB5"],"itemData":{"id":6407,"type":"article-journal","container-title":"Global Change Biology","DOI":"10.1111/gcb.13492","ISSN":"1354-1013, 1365-2486","issue":"4","journalAbbreviation":"Glob Change Biol","language":"en","page":"1661-1674","source":"DOI.org (Crossref)","title":"Current and projected global distribution of &lt;i&gt;Phytophthora cinnamomi&lt;/i&gt;, one of the world's worst plant pathogens","volume":"23","author":[{"family":"Burgess","given":"Treena I."},{"family":"Scott","given":"John K."},{"family":"Mcdougall","given":"Keith L."},{"family":"Stukely","given":"Michael J. C."},{"family":"Crane","given":"Colin"},{"family":"Dunstan","given":"William A."},{"family":"Brigg","given":"Frances"},{"family":"Andjic","given":"Vera"},{"family":"White","given":"Diane"},{"family":"Rudman","given":"Tim"},{"family":"Arentz","given":"Frans"},{"family":"Ota","given":"Noboru"},{"family":"Hardy","given":"Giles E. St. J."}],"issued":{"date-parts":[["2017",4]]}}}],"schema":"https://github.com/citation-style-language/schema/raw/master/csl-citation.json"} </w:instrText>
      </w:r>
      <w:r w:rsidR="009D7F04" w:rsidRPr="006A738C">
        <w:rPr>
          <w:color w:val="000000"/>
        </w:rPr>
        <w:fldChar w:fldCharType="separate"/>
      </w:r>
      <w:r w:rsidR="00C5301C" w:rsidRPr="006A738C">
        <w:rPr>
          <w:color w:val="000000"/>
        </w:rPr>
        <w:t>(Burgess et al., 2017)</w:t>
      </w:r>
      <w:r w:rsidR="009D7F04" w:rsidRPr="006A738C">
        <w:rPr>
          <w:color w:val="000000"/>
        </w:rPr>
        <w:fldChar w:fldCharType="end"/>
      </w:r>
      <w:r w:rsidR="00E75044" w:rsidRPr="006A738C">
        <w:rPr>
          <w:color w:val="000000"/>
        </w:rPr>
        <w:t>. Tree</w:t>
      </w:r>
      <w:r w:rsidRPr="006A738C">
        <w:rPr>
          <w:color w:val="000000"/>
        </w:rPr>
        <w:t xml:space="preserve"> seedlings in natural ecosystems regularly suffer damping off, which is frequently associated with </w:t>
      </w:r>
      <w:r w:rsidRPr="006A738C">
        <w:rPr>
          <w:i/>
          <w:color w:val="000000"/>
        </w:rPr>
        <w:t xml:space="preserve">Pythium </w:t>
      </w:r>
      <w:r w:rsidRPr="006A738C">
        <w:rPr>
          <w:color w:val="000000"/>
        </w:rPr>
        <w:t xml:space="preserve">species </w:t>
      </w:r>
      <w:r w:rsidR="009D7F04" w:rsidRPr="006A738C">
        <w:rPr>
          <w:color w:val="000000"/>
        </w:rPr>
        <w:fldChar w:fldCharType="begin"/>
      </w:r>
      <w:r w:rsidR="002D2C82">
        <w:rPr>
          <w:color w:val="000000"/>
        </w:rPr>
        <w:instrText xml:space="preserve"> ADDIN ZOTERO_ITEM CSL_CITATION {"citationID":"sWoOBVsz","properties":{"formattedCitation":"(Augspurger &amp; Wilkinson, 2007)","plainCitation":"(Augspurger &amp; Wilkinson, 2007)","noteIndex":0},"citationItems":[{"id":"qwswFzrb/tFVDrj7m","uris":["http://zotero.org/users/116661/items/JCMCF9QA"],"itemData":{"id":6409,"type":"article-journal","container-title":"Biotropica","DOI":"10.1111/j.1744-7429.2007.00326.x","ISSN":"0006-3606, 1744-7429","issue":"6","journalAbbreviation":"Biotropica","language":"en","page":"702-708","source":"DOI.org (Crossref)","title":"Host specificity of pathogenic &lt;i&gt;Pythium&lt;/i&gt; species: Implications for tree species diversity","title-short":"Host Specificity of Pathogenic Pythium Species","volume":"39","author":[{"family":"Augspurger","given":"Carol K."},{"family":"Wilkinson","given":"Henry T."}],"issued":{"date-parts":[["2007",11]]}}}],"schema":"https://github.com/citation-style-language/schema/raw/master/csl-citation.json"} </w:instrText>
      </w:r>
      <w:r w:rsidR="009D7F04" w:rsidRPr="006A738C">
        <w:rPr>
          <w:color w:val="000000"/>
        </w:rPr>
        <w:fldChar w:fldCharType="separate"/>
      </w:r>
      <w:r w:rsidR="00C5301C" w:rsidRPr="006A738C">
        <w:rPr>
          <w:noProof/>
          <w:color w:val="000000"/>
        </w:rPr>
        <w:t>(Augspurger &amp; Wilkinson, 2007)</w:t>
      </w:r>
      <w:r w:rsidR="009D7F04" w:rsidRPr="006A738C">
        <w:rPr>
          <w:color w:val="000000"/>
        </w:rPr>
        <w:fldChar w:fldCharType="end"/>
      </w:r>
      <w:r w:rsidRPr="006A738C">
        <w:rPr>
          <w:color w:val="000000"/>
        </w:rPr>
        <w:t xml:space="preserve">. </w:t>
      </w:r>
      <w:r w:rsidRPr="006A738C">
        <w:t>Some o</w:t>
      </w:r>
      <w:r w:rsidRPr="006A738C">
        <w:rPr>
          <w:color w:val="000000"/>
        </w:rPr>
        <w:t>omycetes are also</w:t>
      </w:r>
      <w:r w:rsidRPr="006A738C">
        <w:t xml:space="preserve"> </w:t>
      </w:r>
      <w:r w:rsidR="00561D24" w:rsidRPr="006A738C">
        <w:rPr>
          <w:color w:val="000000"/>
        </w:rPr>
        <w:t xml:space="preserve">significant fish </w:t>
      </w:r>
      <w:r w:rsidR="000B4726" w:rsidRPr="006A738C">
        <w:rPr>
          <w:color w:val="000000"/>
        </w:rPr>
        <w:t>and crustacean</w:t>
      </w:r>
      <w:r w:rsidR="00561D24" w:rsidRPr="006A738C">
        <w:rPr>
          <w:color w:val="000000"/>
        </w:rPr>
        <w:t xml:space="preserve"> pathogens</w:t>
      </w:r>
      <w:r w:rsidRPr="006A738C">
        <w:t xml:space="preserve">, such as </w:t>
      </w:r>
      <w:r w:rsidRPr="006A738C">
        <w:rPr>
          <w:i/>
          <w:color w:val="000000"/>
        </w:rPr>
        <w:t>Saprolegnia parasitica</w:t>
      </w:r>
      <w:r w:rsidR="000B4726" w:rsidRPr="006A738C">
        <w:rPr>
          <w:i/>
          <w:color w:val="000000"/>
        </w:rPr>
        <w:t xml:space="preserve"> </w:t>
      </w:r>
      <w:r w:rsidR="000B4726" w:rsidRPr="006A738C">
        <w:rPr>
          <w:iCs/>
          <w:color w:val="000000"/>
        </w:rPr>
        <w:t xml:space="preserve">and </w:t>
      </w:r>
      <w:r w:rsidR="000B4726" w:rsidRPr="006A738C">
        <w:rPr>
          <w:i/>
          <w:color w:val="000000"/>
        </w:rPr>
        <w:t>Aphanomyces invadans</w:t>
      </w:r>
      <w:r w:rsidRPr="006A738C">
        <w:rPr>
          <w:color w:val="000000"/>
        </w:rPr>
        <w:t xml:space="preserve">, and are of great concern in aquaculture </w:t>
      </w:r>
      <w:r w:rsidR="009D7F04" w:rsidRPr="006A738C">
        <w:rPr>
          <w:color w:val="000000"/>
        </w:rPr>
        <w:fldChar w:fldCharType="begin"/>
      </w:r>
      <w:r w:rsidR="002D2C82">
        <w:rPr>
          <w:color w:val="000000"/>
        </w:rPr>
        <w:instrText xml:space="preserve"> ADDIN ZOTERO_ITEM CSL_CITATION {"citationID":"d7W1RgYJ","properties":{"formattedCitation":"(van West, 2006)","plainCitation":"(van West, 2006)","noteIndex":0},"citationItems":[{"id":"qwswFzrb/fySsJ3Mn","uris":["http://zotero.org/users/116661/items/DYR7FRRP"],"itemData":{"id":6396,"type":"article-journal","container-title":"Mycologist","DOI":"10.1016/j.mycol.2006.06.004","ISSN":"0269915X","issue":"3","journalAbbreviation":"Mycologist","language":"en","page":"99-104","source":"DOI.org (Crossref)","title":"&lt;i&gt;Saprolegnia parasitica&lt;/i&gt;, an oomycete pathogen with a fishy appetite: new challenges for an old problem","title-short":"Saprolegnia parasitica, an oomycete pathogen with a fishy appetite","volume":"20","author":[{"family":"West","given":"Pieter","non-dropping-particle":"van"}],"issued":{"date-parts":[["2006",8]]}}}],"schema":"https://github.com/citation-style-language/schema/raw/master/csl-citation.json"} </w:instrText>
      </w:r>
      <w:r w:rsidR="009D7F04" w:rsidRPr="006A738C">
        <w:rPr>
          <w:color w:val="000000"/>
        </w:rPr>
        <w:fldChar w:fldCharType="separate"/>
      </w:r>
      <w:r w:rsidR="00C5301C" w:rsidRPr="006A738C">
        <w:rPr>
          <w:noProof/>
          <w:color w:val="000000"/>
        </w:rPr>
        <w:t>(van West, 2006)</w:t>
      </w:r>
      <w:r w:rsidR="009D7F04" w:rsidRPr="006A738C">
        <w:rPr>
          <w:color w:val="000000"/>
        </w:rPr>
        <w:fldChar w:fldCharType="end"/>
      </w:r>
      <w:r w:rsidRPr="006A738C">
        <w:rPr>
          <w:color w:val="000000"/>
        </w:rPr>
        <w:t>.</w:t>
      </w:r>
      <w:r w:rsidR="00AA0750" w:rsidRPr="006A738C">
        <w:rPr>
          <w:color w:val="000000"/>
        </w:rPr>
        <w:t xml:space="preserve"> </w:t>
      </w:r>
      <w:r w:rsidR="00623ECB" w:rsidRPr="006A738C">
        <w:rPr>
          <w:color w:val="000000"/>
        </w:rPr>
        <w:t>Because of the ecological and economic impacts</w:t>
      </w:r>
      <w:r w:rsidR="000B4726" w:rsidRPr="006A738C">
        <w:rPr>
          <w:color w:val="000000"/>
        </w:rPr>
        <w:t xml:space="preserve"> of oomycetes</w:t>
      </w:r>
      <w:r w:rsidR="00623ECB" w:rsidRPr="006A738C">
        <w:rPr>
          <w:color w:val="000000"/>
        </w:rPr>
        <w:t xml:space="preserve">, </w:t>
      </w:r>
      <w:r w:rsidR="00623ECB" w:rsidRPr="006A738C">
        <w:t>i</w:t>
      </w:r>
      <w:r w:rsidRPr="006A738C">
        <w:t xml:space="preserve">mproving methods to </w:t>
      </w:r>
      <w:r w:rsidR="00121D17" w:rsidRPr="006A738C">
        <w:t>characterize the distribution of these pathogens quickly, accurately, and economically</w:t>
      </w:r>
      <w:r w:rsidRPr="006A738C">
        <w:t xml:space="preserve"> </w:t>
      </w:r>
      <w:r w:rsidR="00561D24" w:rsidRPr="006A738C">
        <w:t>would help control and understand</w:t>
      </w:r>
      <w:r w:rsidRPr="006A738C">
        <w:t xml:space="preserve"> this important, but relatively understudied, group of organisms. </w:t>
      </w:r>
    </w:p>
    <w:p w14:paraId="329D82E6" w14:textId="77777777" w:rsidR="00AA0750" w:rsidRPr="006A738C" w:rsidRDefault="00AA0750" w:rsidP="00661F0B">
      <w:pPr>
        <w:spacing w:line="480" w:lineRule="auto"/>
      </w:pPr>
    </w:p>
    <w:p w14:paraId="0000001A" w14:textId="648ACF31" w:rsidR="00096B6A" w:rsidRDefault="00561D24" w:rsidP="00661F0B">
      <w:pPr>
        <w:spacing w:line="480" w:lineRule="auto"/>
      </w:pPr>
      <w:r w:rsidRPr="006A738C">
        <w:t>Although</w:t>
      </w:r>
      <w:r w:rsidR="00CD5D5B" w:rsidRPr="006A738C">
        <w:t xml:space="preserve"> many oomycete pathogens are well known for the extensive damage they cause to natural ecosystems</w:t>
      </w:r>
      <w:r w:rsidR="00EC1E21" w:rsidRPr="006A738C">
        <w:t xml:space="preserve"> and agriculture</w:t>
      </w:r>
      <w:r w:rsidR="00CD5D5B" w:rsidRPr="006A738C">
        <w:t xml:space="preserve"> </w:t>
      </w:r>
      <w:r w:rsidR="00F867A3" w:rsidRPr="006A738C">
        <w:fldChar w:fldCharType="begin"/>
      </w:r>
      <w:r w:rsidR="002D2C82">
        <w:instrText xml:space="preserve"> ADDIN ZOTERO_ITEM CSL_CITATION {"citationID":"bmrVD6ap","properties":{"formattedCitation":"(Wills, 1993)","plainCitation":"(Wills, 1993)","noteIndex":0},"citationItems":[{"id":"qwswFzrb/iPHToZPm","uris":["http://zotero.org/users/116661/items/LYCMBCVI"],"itemData":{"id":6466,"type":"article-journal","container-title":"Austral Ecology","DOI":"10.1111/j.1442-9993.1993.tb00439.x","ISSN":"1442-9985, 1442-9993","issue":"2","journalAbbreviation":"Austral Ecol","language":"en","page":"145-159","source":"DOI.org (Crossref)","title":"The ecological impact of &lt;i&gt;Phytophthora cinnamomi&lt;/i&gt; in the Stirling Range National Park, Western Australia","volume":"18","author":[{"family":"Wills","given":"R. T."}],"issued":{"date-parts":[["1993",6]]}}}],"schema":"https://github.com/citation-style-language/schema/raw/master/csl-citation.json"} </w:instrText>
      </w:r>
      <w:r w:rsidR="00F867A3" w:rsidRPr="006A738C">
        <w:fldChar w:fldCharType="separate"/>
      </w:r>
      <w:r w:rsidR="00C5301C" w:rsidRPr="006A738C">
        <w:rPr>
          <w:noProof/>
        </w:rPr>
        <w:t>(Wills, 1993)</w:t>
      </w:r>
      <w:r w:rsidR="00F867A3" w:rsidRPr="006A738C">
        <w:fldChar w:fldCharType="end"/>
      </w:r>
      <w:r w:rsidR="00CD5D5B" w:rsidRPr="006A738C">
        <w:t xml:space="preserve">, </w:t>
      </w:r>
      <w:r w:rsidR="00CD7263" w:rsidRPr="006A738C">
        <w:t xml:space="preserve">the </w:t>
      </w:r>
      <w:r w:rsidR="00C77C5F">
        <w:t xml:space="preserve">global </w:t>
      </w:r>
      <w:r w:rsidR="00CD7263" w:rsidRPr="006A738C">
        <w:t>diversity</w:t>
      </w:r>
      <w:r w:rsidR="007D63F4" w:rsidRPr="006A738C">
        <w:t xml:space="preserve"> and distribution</w:t>
      </w:r>
      <w:r w:rsidR="00CD7263" w:rsidRPr="006A738C">
        <w:t xml:space="preserve"> of </w:t>
      </w:r>
      <w:r w:rsidR="00CD5D5B" w:rsidRPr="006A738C">
        <w:t>oomycete</w:t>
      </w:r>
      <w:r w:rsidR="00C45B2F" w:rsidRPr="006A738C">
        <w:t>s</w:t>
      </w:r>
      <w:r w:rsidR="00CD5D5B" w:rsidRPr="006A738C">
        <w:t xml:space="preserve"> as a whole is less well characterized </w:t>
      </w:r>
      <w:r w:rsidR="00CD7263" w:rsidRPr="006A738C">
        <w:t xml:space="preserve">compared </w:t>
      </w:r>
      <w:r w:rsidR="007D63F4" w:rsidRPr="006A738C">
        <w:t>to</w:t>
      </w:r>
      <w:r w:rsidR="00CD5D5B" w:rsidRPr="006A738C">
        <w:t xml:space="preserve"> other micro</w:t>
      </w:r>
      <w:r w:rsidR="00AA0750" w:rsidRPr="006A738C">
        <w:t>organisms</w:t>
      </w:r>
      <w:r w:rsidR="00CD5D5B" w:rsidRPr="006A738C">
        <w:t xml:space="preserve">, such as fungi </w:t>
      </w:r>
      <w:del w:id="7" w:author="Zachary Foster" w:date="2022-03-17T21:39:00Z">
        <w:r w:rsidR="00CD5D5B" w:rsidRPr="006A738C" w:rsidDel="00F96F87">
          <w:delText xml:space="preserve">and </w:delText>
        </w:r>
      </w:del>
      <w:ins w:id="8" w:author="Zachary Foster" w:date="2022-03-17T21:39:00Z">
        <w:r w:rsidR="00F96F87">
          <w:t>or</w:t>
        </w:r>
        <w:r w:rsidR="00F96F87" w:rsidRPr="006A738C">
          <w:t xml:space="preserve"> </w:t>
        </w:r>
      </w:ins>
      <w:r w:rsidR="00CD5D5B" w:rsidRPr="006A738C">
        <w:t xml:space="preserve">bacteria. This is due, in part, to the challenge of </w:t>
      </w:r>
      <w:del w:id="9" w:author="Zachary Foster" w:date="2022-03-17T21:41:00Z">
        <w:r w:rsidR="00CD5D5B" w:rsidRPr="006A738C" w:rsidDel="002137EC">
          <w:delText xml:space="preserve">collecting samples during periods when oomycetes are active, </w:delText>
        </w:r>
      </w:del>
      <w:r w:rsidR="00CD5D5B" w:rsidRPr="006A738C">
        <w:t>isolating them from diverse host and substrate materials (e.g., water, soil, plant</w:t>
      </w:r>
      <w:r w:rsidR="004B381A" w:rsidRPr="006A738C">
        <w:t>,</w:t>
      </w:r>
      <w:r w:rsidR="00CD5D5B" w:rsidRPr="006A738C">
        <w:t xml:space="preserve"> and animal tissues), culturing</w:t>
      </w:r>
      <w:r w:rsidR="000B4726" w:rsidRPr="006A738C">
        <w:t xml:space="preserve"> them</w:t>
      </w:r>
      <w:r w:rsidR="00CD5D5B" w:rsidRPr="006A738C">
        <w:t xml:space="preserve"> on an assortment of </w:t>
      </w:r>
      <w:r w:rsidR="008C7491" w:rsidRPr="006A738C">
        <w:t xml:space="preserve">specialized </w:t>
      </w:r>
      <w:r w:rsidR="00CD5D5B" w:rsidRPr="006A738C">
        <w:t>media</w:t>
      </w:r>
      <w:r w:rsidR="00B75BF7" w:rsidRPr="006A738C">
        <w:t xml:space="preserve"> (or </w:t>
      </w:r>
      <w:r w:rsidR="00B75BF7" w:rsidRPr="006A738C">
        <w:rPr>
          <w:i/>
          <w:iCs/>
        </w:rPr>
        <w:t>in vivo</w:t>
      </w:r>
      <w:r w:rsidR="00B75BF7" w:rsidRPr="006A738C">
        <w:t xml:space="preserve"> for the numerous obligate pathogens)</w:t>
      </w:r>
      <w:r w:rsidR="00CD5D5B" w:rsidRPr="006A738C">
        <w:t xml:space="preserve">, and identifying species using morphological characteristics. Methods relying on DNA sequencing are increasingly used to complement or replace these traditional techniques. Culture-independent DNA-based methods like metabarcoding have the potential to overcome many of </w:t>
      </w:r>
      <w:r w:rsidR="00E85081" w:rsidRPr="006A738C">
        <w:t xml:space="preserve">the </w:t>
      </w:r>
      <w:r w:rsidR="00CD5D5B" w:rsidRPr="006A738C">
        <w:t xml:space="preserve">challenges associated with characterizing oomycete communities </w:t>
      </w:r>
      <w:r w:rsidR="00BD3EFC" w:rsidRPr="006A738C">
        <w:fldChar w:fldCharType="begin"/>
      </w:r>
      <w:r w:rsidR="002D2C82">
        <w:instrText xml:space="preserve"> ADDIN ZOTERO_ITEM CSL_CITATION {"citationID":"otu8aJTU","properties":{"formattedCitation":"(Salcedo et al., 2021; Tedersoo, Drenkhan, Anslan, Morales\\uc0\\u8208{}Rodriguez, &amp; Cleary, 2019)","plainCitation":"(Salcedo et al., 2021; Tedersoo, Drenkhan, Anslan, Morales‐Rodriguez, &amp; Cleary, 2019)","noteIndex":0},"citationItems":[{"id":"qwswFzrb/7GQiRoCn","uris":["http://zotero.org/users/local/vhEu73h4/items/D78A8LR7"],"itemData":{"id":826,"type":"article-journal","container-title":"Plants","issue":"3","note":"publisher: Multidisciplinary Digital Publishing Institute","page":"435","title":"Fantastic Downy Mildew Pathogens and How to Find Them: Advances in Detection and Diagnostics","volume":"10","author":[{"family":"Salcedo","given":"Andres F"},{"family":"Purayannur","given":"Savithri"},{"family":"Standish","given":"Jeffrey R"},{"family":"Miles","given":"Timothy"},{"family":"Thiessen","given":"Lindsey"},{"family":"Quesada-Ocampo","given":"Lina M"}],"issued":{"date-parts":[["2021"]]}}},{"id":"qwswFzrb/8tIqN4ox","uris":["http://zotero.org/users/116661/items/MTPSY5VQ"],"itemData":{"id":6518,"type":"article-journal","container-title":"Molecular Ecology Resources","DOI":"10.1111/1755-0998.12959","ISSN":"1755-098X, 1755-0998","issue":"1","journalAbbreviation":"Mol Ecol Resour","language":"en","page":"47-76","source":"DOI.org (Crossref)","title":"High‐throughput identification and diagnostics of pathogens and pests: Overview and practical recommendations","title-short":"High‐throughput identification and diagnostics of pathogens and pests","volume":"19","author":[{"family":"Tedersoo","given":"Leho"},{"family":"Drenkhan","given":"Rein"},{"family":"Anslan","given":"Sten"},{"family":"Morales‐Rodriguez","given":"Carmen"},{"family":"Cleary","given":"Michelle"}],"issued":{"date-parts":[["2019",1]]}}}],"schema":"https://github.com/citation-style-language/schema/raw/master/csl-citation.json"} </w:instrText>
      </w:r>
      <w:r w:rsidR="00BD3EFC" w:rsidRPr="006A738C">
        <w:fldChar w:fldCharType="separate"/>
      </w:r>
      <w:r w:rsidR="005C0E4C" w:rsidRPr="006A738C">
        <w:t>(Salcedo et al., 2021; Tedersoo, Drenkhan, Anslan, Morales‐Rodriguez, &amp; Cleary, 2019)</w:t>
      </w:r>
      <w:r w:rsidR="00BD3EFC" w:rsidRPr="006A738C">
        <w:fldChar w:fldCharType="end"/>
      </w:r>
      <w:r w:rsidR="001874B6" w:rsidRPr="006A738C">
        <w:t>,</w:t>
      </w:r>
      <w:r w:rsidR="00BD3EFC" w:rsidRPr="006A738C">
        <w:t xml:space="preserve"> </w:t>
      </w:r>
      <w:r w:rsidR="00CD5D5B" w:rsidRPr="006A738C">
        <w:t>as has been demonstrated with fungi</w:t>
      </w:r>
      <w:r w:rsidR="00BD3EFC" w:rsidRPr="006A738C">
        <w:t xml:space="preserve"> </w:t>
      </w:r>
      <w:r w:rsidR="003B30E5" w:rsidRPr="006A738C">
        <w:fldChar w:fldCharType="begin"/>
      </w:r>
      <w:r w:rsidR="002D2C82">
        <w:instrText xml:space="preserve"> ADDIN ZOTERO_ITEM CSL_CITATION {"citationID":"QkWDzLCA","properties":{"formattedCitation":"(Nilsson et al., 2019; Schoch et al., 2012)","plainCitation":"(Nilsson et al., 2019; Schoch et al., 2012)","dontUpdate":true,"noteIndex":0},"citationItems":[{"id":"qwswFzrb/DHf9PpGx","uris":["http://zotero.org/users/116661/items/9EJ9CSXD"],"itemData":{"id":6416,"type":"article-journal","container-title":"Proceedings of the National Academy of Sciences","DOI":"10.1073/pnas.1117018109","ISSN":"0027-8424, 1091-6490","issue":"16","journalAbbreviation":"Proceedings of the National Academy of Sciences","language":"en","page":"6241-6246","source":"DOI.org (Crossref)","title":"Nuclear ribosomal internal transcribed spacer (ITS) region as a universal DNA barcode marker for Fungi","volume":"109","author":[{"family":"Schoch","given":"C. L."},{"family":"Seifert","given":"K. A."},{"family":"Huhndorf","given":"S."},{"family":"Robert","given":"V."},{"family":"Spouge","given":"J. L."},{"family":"Levesque","given":"C. A."},{"family":"Chen","given":"W."},{"literal":"Fungal Barcoding Consortium"},{"literal":"Fungal Barcoding Consortium Author List"},{"family":"Bolchacova","given":"E."},{"family":"Voigt","given":"K."},{"family":"Crous","given":"P. W."},{"family":"Miller","given":"A. N."},{"family":"Wingfield","given":"M. J."},{"family":"Aime","given":"M. C."},{"family":"An","given":"K.-D."},{"family":"Bai","given":"F.-Y."},{"family":"Barreto","given":"R. W."},{"family":"Begerow","given":"D."},{"family":"Bergeron","given":"M.-J."},{"family":"Blackwell","given":"M."},{"family":"Boekhout","given":"T."},{"family":"Bogale","given":"M."},{"family":"Boonyuen","given":"N."},{"family":"Burgaz","given":"A. R."},{"family":"Buyck","given":"B."},{"family":"Cai","given":"L."},{"family":"Cai","given":"Q."},{"family":"Cardinali","given":"G."},{"family":"Chaverri","given":"P."},{"family":"Coppins","given":"B. J."},{"family":"Crespo","given":"A."},{"family":"Cubas","given":"P."},{"family":"Cummings","given":"C."},{"family":"Damm","given":"U."},{"family":"Beer","given":"Z. W.","non-dropping-particle":"de"},{"family":"Hoog","given":"G. S.","non-dropping-particle":"de"},{"family":"Del-Prado","given":"R."},{"family":"Dentinger","given":"B."},{"family":"Dieguez-Uribeondo","given":"J."},{"family":"Divakar","given":"P. K."},{"family":"Douglas","given":"B."},{"family":"Duenas","given":"M."},{"family":"Duong","given":"T. A."},{"family":"Eberhardt","given":"U."},{"family":"Edwards","given":"J. E."},{"family":"Elshahed","given":"M. S."},{"family":"Fliegerova","given":"K."},{"family":"Furtado","given":"M."},{"family":"Garcia","given":"M. A."},{"family":"Ge","given":"Z.-W."},{"family":"Griffith","given":"G. W."},{"family":"Griffiths","given":"K."},{"family":"Groenewald","given":"J. Z."},{"family":"Groenewald","given":"M."},{"family":"Grube","given":"M."},{"family":"Gryzenhout","given":"M."},{"family":"Guo","given":"L.-D."},{"family":"Hagen","given":"F."},{"family":"Hambleton","given":"S."},{"family":"Hamelin","given":"R. C."},{"family":"Hansen","given":"K."},{"family":"Harrold","given":"P."},{"family":"Heller","given":"G."},{"family":"Herrera","given":"C."},{"family":"Hirayama","given":"K."},{"family":"Hirooka","given":"Y."},{"family":"Ho","given":"H.-M."},{"family":"Hoffmann","given":"K."},{"family":"Hofstetter","given":"V."},{"family":"Hognabba","given":"F."},{"family":"Hollingsworth","given":"P. M."},{"family":"Hong","given":"S.-B."},{"family":"Hosaka","given":"K."},{"family":"Houbraken","given":"J."},{"family":"Hughes","given":"K."},{"family":"Huhtinen","given":"S."},{"family":"Hyde","given":"K. D."},{"family":"James","given":"T."},{"family":"Johnson","given":"E. M."},{"family":"Johnson","given":"J. E."},{"family":"Johnston","given":"P. R."},{"family":"Jones","given":"E. B. G."},{"family":"Kelly","given":"L. J."},{"family":"Kirk","given":"P. M."},{"family":"Knapp","given":"D. G."},{"family":"Koljalg","given":"U."},{"family":"Kovacs","given":"G. M."},{"family":"Kurtzman","given":"C. P."},{"family":"Landvik","given":"S."},{"family":"Leavitt","given":"S. D."},{"family":"Liggenstoffer","given":"A. S."},{"family":"Liimatainen","given":"K."},{"family":"Lombard","given":"L."},{"family":"Luangsa-ard","given":"J. J."},{"family":"Lumbsch","given":"H. T."},{"family":"Maganti","given":"H."},{"family":"Maharachchikumbura","given":"S. S. N."},{"family":"Martin","given":"M. P."},{"family":"May","given":"T. W."},{"family":"McTaggart","given":"A. R."},{"family":"Methven","given":"A. S."},{"family":"Meyer","given":"W."},{"family":"Moncalvo","given":"J.-M."},{"family":"Mongkolsamrit","given":"S."},{"family":"Nagy","given":"L. G."},{"family":"Nilsson","given":"R. H."},{"family":"Niskanen","given":"T."},{"family":"Nyilasi","given":"I."},{"family":"Okada","given":"G."},{"family":"Okane","given":"I."},{"family":"Olariaga","given":"I."},{"family":"Otte","given":"J."},{"family":"Papp","given":"T."},{"family":"Park","given":"D."},{"family":"Petkovits","given":"T."},{"family":"Pino-Bodas","given":"R."},{"family":"Quaedvlieg","given":"W."},{"family":"Raja","given":"H. A."},{"family":"Redecker","given":"D."},{"family":"Rintoul","given":"T. L."},{"family":"Ruibal","given":"C."},{"family":"Sarmiento-Ramirez","given":"J. M."},{"family":"Schmitt","given":"I."},{"family":"Schussler","given":"A."},{"family":"Shearer","given":"C."},{"family":"Sotome","given":"K."},{"family":"Stefani","given":"F. O. P."},{"family":"Stenroos","given":"S."},{"family":"Stielow","given":"B."},{"family":"Stockinger","given":"H."},{"family":"Suetrong","given":"S."},{"family":"Suh","given":"S.-O."},{"family":"Sung","given":"G.-H."},{"family":"Suzuki","given":"M."},{"family":"Tanaka","given":"K."},{"family":"Tedersoo","given":"L."},{"family":"Telleria","given":"M. T."},{"family":"Tretter","given":"E."},{"family":"Untereiner","given":"W. A."},{"family":"Urbina","given":"H."},{"family":"Vagvolgyi","given":"C."},{"family":"Vialle","given":"A."},{"family":"Vu","given":"T. D."},{"family":"Walther","given":"G."},{"family":"Wang","given":"Q.-M."},{"family":"Wang","given":"Y."},{"family":"Weir","given":"B. S."},{"family":"Weiss","given":"M."},{"family":"White","given":"M. M."},{"family":"Xu","given":"J."},{"family":"Yahr","given":"R."},{"family":"Yang","given":"Z. L."},{"family":"Yurkov","given":"A."},{"family":"Zamora","given":"J.-C."},{"family":"Zhang","given":"N."},{"family":"Zhuang","given":"W.-Y."},{"family":"Schindel","given":"D."}],"issued":{"date-parts":[["2012",4,17]]}}},{"id":"qwswFzrb/Qm3R5Hft","uris":["http://zotero.org/users/116661/items/7NHN3JKB"],"itemData":{"id":6520,"type":"article-journal","container-title":"Nature Reviews Microbiology","DOI":"10.1038/s41579-018-0116-y","ISSN":"1740-1526, 1740-1534","issue":"2","journalAbbreviation":"Nat Rev Microbiol","language":"en","page":"95-109","source":"DOI.org (Crossref)","title":"Mycobiome diversity: high-throughput sequencing and identification of fungi","title-short":"Mycobiome diversity","volume":"17","author":[{"family":"Nilsson","given":"R. Henrik"},{"family":"Anslan","given":"Sten"},{"family":"Bahram","given":"Mohammad"},{"family":"Wurzbacher","given":"Christian"},{"family":"Baldrian","given":"Petr"},{"family":"Tedersoo","given":"Leho"}],"issued":{"date-parts":[["2019"]]}}}],"schema":"https://github.com/citation-style-language/schema/raw/master/csl-citation.json"} </w:instrText>
      </w:r>
      <w:r w:rsidR="003B30E5" w:rsidRPr="006A738C">
        <w:fldChar w:fldCharType="separate"/>
      </w:r>
      <w:r w:rsidR="00C5301C" w:rsidRPr="006A738C">
        <w:t>(</w:t>
      </w:r>
      <w:r w:rsidR="00F322FD" w:rsidRPr="006A738C">
        <w:t xml:space="preserve">White et al., 1990; </w:t>
      </w:r>
      <w:r w:rsidR="00C5301C" w:rsidRPr="006A738C">
        <w:t>Nilsson et al., 2019; Schoch et al., 2012)</w:t>
      </w:r>
      <w:r w:rsidR="003B30E5" w:rsidRPr="006A738C">
        <w:fldChar w:fldCharType="end"/>
      </w:r>
      <w:r w:rsidR="00CD5D5B" w:rsidRPr="006A738C">
        <w:t xml:space="preserve"> and bacteria</w:t>
      </w:r>
      <w:r w:rsidR="00BD3EFC" w:rsidRPr="006A738C">
        <w:t xml:space="preserve"> </w:t>
      </w:r>
      <w:r w:rsidR="00BD3EFC" w:rsidRPr="006A738C">
        <w:fldChar w:fldCharType="begin"/>
      </w:r>
      <w:r w:rsidR="002D2C82">
        <w:instrText xml:space="preserve"> ADDIN ZOTERO_ITEM CSL_CITATION {"citationID":"FvDrTbar","properties":{"formattedCitation":"(Bukin et al., 2019; Tringe &amp; Hugenholtz, 2008)","plainCitation":"(Bukin et al., 2019; Tringe &amp; Hugenholtz, 2008)","noteIndex":0},"citationItems":[{"id":"qwswFzrb/1H5Taqv3","uris":["http://zotero.org/users/116661/items/JRG6226D"],"itemData":{"id":6418,"type":"article-journal","container-title":"Current Opinion in Microbiology","DOI":"10.1016/j.mib.2008.09.011","ISSN":"13695274","issue":"5","journalAbbreviation":"Current Opinion in Microbiology","language":"en","page":"442-446","source":"DOI.org (Crossref)","title":"A renaissance for the pioneering 16S rRNA gene","volume":"11","author":[{"family":"Tringe","given":"Susannah G"},{"family":"Hugenholtz","given":"Philip"}],"issued":{"date-parts":[["2008",10]]}}},{"id":"qwswFzrb/nIYcYH9t","uris":["http://zotero.org/users/116661/items/VK749ULL"],"itemData":{"id":6420,"type":"article-journal","container-title":"Scientific Data","DOI":"10.1038/sdata.2019.7","ISSN":"2052-4463","issue":"1","journalAbbreviation":"Sci Data","language":"en","page":"190007","source":"DOI.org (Crossref)","title":"The effect of 16S rRNA region choice on bacterial community metabarcoding results","volume":"6","author":[{"family":"Bukin","given":"Yu. S."},{"family":"Galachyants","given":"Yu. P."},{"family":"Morozov","given":"I. V."},{"family":"Bukin","given":"S. V."},{"family":"Zakharenko","given":"A. S."},{"family":"Zemskaya","given":"T. I."}],"issued":{"date-parts":[["2019",3]]}}}],"schema":"https://github.com/citation-style-language/schema/raw/master/csl-citation.json"} </w:instrText>
      </w:r>
      <w:r w:rsidR="00BD3EFC" w:rsidRPr="006A738C">
        <w:fldChar w:fldCharType="separate"/>
      </w:r>
      <w:r w:rsidR="00C5301C" w:rsidRPr="006A738C">
        <w:t xml:space="preserve">(Bukin et al., 2019; Tringe &amp; </w:t>
      </w:r>
      <w:r w:rsidR="00C5301C" w:rsidRPr="006A738C">
        <w:lastRenderedPageBreak/>
        <w:t>Hugenholtz, 2008)</w:t>
      </w:r>
      <w:r w:rsidR="00BD3EFC" w:rsidRPr="006A738C">
        <w:fldChar w:fldCharType="end"/>
      </w:r>
      <w:r w:rsidR="00CD5D5B" w:rsidRPr="006A738C">
        <w:t xml:space="preserve">. In order for metabarcoding of oomycetes to be effective, a region of </w:t>
      </w:r>
      <w:r w:rsidR="00F80AFE" w:rsidRPr="006A738C">
        <w:t xml:space="preserve"> DNA</w:t>
      </w:r>
      <w:r w:rsidR="008E58F4" w:rsidRPr="006A738C">
        <w:t xml:space="preserve"> ideally should</w:t>
      </w:r>
      <w:r w:rsidR="00F80AFE" w:rsidRPr="006A738C">
        <w:t xml:space="preserve">: </w:t>
      </w:r>
      <w:r w:rsidR="00B43AF2" w:rsidRPr="006A738C">
        <w:t>(</w:t>
      </w:r>
      <w:r w:rsidR="00F80AFE" w:rsidRPr="006A738C">
        <w:t>1) contain enough variability to differentiate isolates to species</w:t>
      </w:r>
      <w:r w:rsidR="00A00FB7" w:rsidRPr="006A738C">
        <w:t xml:space="preserve"> </w:t>
      </w:r>
      <w:r w:rsidR="00F80AFE" w:rsidRPr="006A738C">
        <w:t>level</w:t>
      </w:r>
      <w:r w:rsidR="00B43AF2" w:rsidRPr="006A738C">
        <w:t>,</w:t>
      </w:r>
      <w:r w:rsidR="00F80AFE" w:rsidRPr="006A738C">
        <w:t xml:space="preserve"> </w:t>
      </w:r>
      <w:r w:rsidR="00B43AF2" w:rsidRPr="006A738C">
        <w:t>(</w:t>
      </w:r>
      <w:r w:rsidR="00F80AFE" w:rsidRPr="006A738C">
        <w:t xml:space="preserve">2) be </w:t>
      </w:r>
      <w:r w:rsidR="008E58F4" w:rsidRPr="006A738C">
        <w:t>small</w:t>
      </w:r>
      <w:r w:rsidR="00F80AFE" w:rsidRPr="006A738C">
        <w:t xml:space="preserve"> enough for</w:t>
      </w:r>
      <w:r w:rsidR="008E58F4" w:rsidRPr="006A738C">
        <w:t xml:space="preserve"> short-read</w:t>
      </w:r>
      <w:r w:rsidR="007345A0" w:rsidRPr="006A738C">
        <w:t>,</w:t>
      </w:r>
      <w:r w:rsidR="00F80AFE" w:rsidRPr="006A738C">
        <w:t xml:space="preserve"> high</w:t>
      </w:r>
      <w:r w:rsidR="000874E6" w:rsidRPr="006A738C">
        <w:t>-</w:t>
      </w:r>
      <w:r w:rsidR="00F80AFE" w:rsidRPr="006A738C">
        <w:t>throughput sequencing</w:t>
      </w:r>
      <w:r w:rsidR="00B43AF2" w:rsidRPr="006A738C">
        <w:t>, and (</w:t>
      </w:r>
      <w:r w:rsidR="008E58F4" w:rsidRPr="006A738C">
        <w:t xml:space="preserve">3) </w:t>
      </w:r>
      <w:r w:rsidR="00F80AFE" w:rsidRPr="006A738C">
        <w:t xml:space="preserve">be flanked by regions </w:t>
      </w:r>
      <w:r w:rsidR="008E58F4" w:rsidRPr="006A738C">
        <w:t xml:space="preserve">where primers can be designed that are </w:t>
      </w:r>
      <w:r w:rsidR="00F80AFE" w:rsidRPr="006A738C">
        <w:t>conserved in oomycetes</w:t>
      </w:r>
      <w:r w:rsidR="008E58F4" w:rsidRPr="006A738C">
        <w:t xml:space="preserve">, but </w:t>
      </w:r>
      <w:r w:rsidR="00F80AFE" w:rsidRPr="006A738C">
        <w:t xml:space="preserve">diverged </w:t>
      </w:r>
      <w:r w:rsidR="008E58F4" w:rsidRPr="006A738C">
        <w:t xml:space="preserve">in other organisms </w:t>
      </w:r>
      <w:r w:rsidR="00BD3EFC" w:rsidRPr="006A738C">
        <w:fldChar w:fldCharType="begin"/>
      </w:r>
      <w:r w:rsidR="002D2C82">
        <w:instrText xml:space="preserve"> ADDIN ZOTERO_ITEM CSL_CITATION {"citationID":"hmvwQFuL","properties":{"formattedCitation":"(Cristescu, 2014)","plainCitation":"(Cristescu, 2014)","noteIndex":0},"citationItems":[{"id":"qwswFzrb/2ipeXlWS","uris":["http://zotero.org/users/116661/items/9CRSZ2IH"],"itemData":{"id":6517,"type":"article-journal","container-title":"Trends in Ecology &amp; Evolution","DOI":"10.1016/j.tree.2014.08.001","ISSN":"01695347","issue":"10","journalAbbreviation":"Trends in Ecology &amp; Evolution","language":"en","page":"566-571","source":"DOI.org (Crossref)","title":"From barcoding single individuals to metabarcoding biological communities: towards an integrative approach to the study of global biodiversity","title-short":"From barcoding single individuals to metabarcoding biological communities","volume":"29","author":[{"family":"Cristescu","given":"Melania E."}],"issued":{"date-parts":[["2014",10]]}}}],"schema":"https://github.com/citation-style-language/schema/raw/master/csl-citation.json"} </w:instrText>
      </w:r>
      <w:r w:rsidR="00BD3EFC" w:rsidRPr="006A738C">
        <w:fldChar w:fldCharType="separate"/>
      </w:r>
      <w:r w:rsidR="00C5301C" w:rsidRPr="006A738C">
        <w:rPr>
          <w:noProof/>
        </w:rPr>
        <w:t>(Cristescu, 2014)</w:t>
      </w:r>
      <w:r w:rsidR="00BD3EFC" w:rsidRPr="006A738C">
        <w:fldChar w:fldCharType="end"/>
      </w:r>
      <w:r w:rsidR="00CD5D5B" w:rsidRPr="006A738C">
        <w:t xml:space="preserve">. In addition, a curated database of </w:t>
      </w:r>
      <w:r w:rsidR="0098742C" w:rsidRPr="006A738C">
        <w:t>high-quality</w:t>
      </w:r>
      <w:r w:rsidR="00CD5D5B" w:rsidRPr="006A738C">
        <w:t xml:space="preserve"> reference sequences of the barcode region must be </w:t>
      </w:r>
      <w:r w:rsidR="00F867A3" w:rsidRPr="006A738C">
        <w:t>publicly</w:t>
      </w:r>
      <w:r w:rsidR="00CD5D5B" w:rsidRPr="006A738C">
        <w:t xml:space="preserve"> available so environmental sequences produced by metabarcoding can be assigned taxonomic classification</w:t>
      </w:r>
      <w:r w:rsidR="00642ACE" w:rsidRPr="006A738C">
        <w:t>s</w:t>
      </w:r>
      <w:r w:rsidR="00CD5D5B" w:rsidRPr="006A738C">
        <w:t>.</w:t>
      </w:r>
      <w:r w:rsidR="0066605F" w:rsidRPr="006A738C">
        <w:t xml:space="preserve"> In practice, it is difficult to find a barcode with all these properties</w:t>
      </w:r>
      <w:r w:rsidR="009C7BE4">
        <w:t>.</w:t>
      </w:r>
      <w:r w:rsidR="00101E5A" w:rsidRPr="006A738C">
        <w:t xml:space="preserve"> </w:t>
      </w:r>
      <w:r w:rsidR="009C7BE4">
        <w:t>M</w:t>
      </w:r>
      <w:r w:rsidR="0066605F" w:rsidRPr="006A738C">
        <w:t>any widely</w:t>
      </w:r>
      <w:r w:rsidR="003A4A5C" w:rsidRPr="006A738C">
        <w:t xml:space="preserve"> </w:t>
      </w:r>
      <w:r w:rsidR="0066605F" w:rsidRPr="006A738C">
        <w:t>used barcodes</w:t>
      </w:r>
      <w:r w:rsidR="00101E5A" w:rsidRPr="006A738C">
        <w:t>/primers</w:t>
      </w:r>
      <w:r w:rsidR="0066605F" w:rsidRPr="006A738C">
        <w:t xml:space="preserve"> fail to differentiate </w:t>
      </w:r>
      <w:r w:rsidR="00C77C5F">
        <w:t>closely related</w:t>
      </w:r>
      <w:r w:rsidR="00C77C5F" w:rsidRPr="006A738C">
        <w:t xml:space="preserve"> </w:t>
      </w:r>
      <w:r w:rsidR="0066605F" w:rsidRPr="006A738C">
        <w:t>species</w:t>
      </w:r>
      <w:r w:rsidR="00101E5A" w:rsidRPr="006A738C">
        <w:t xml:space="preserve">, </w:t>
      </w:r>
      <w:r w:rsidR="00C77C5F">
        <w:t xml:space="preserve">often amplify </w:t>
      </w:r>
      <w:r w:rsidR="0066605F" w:rsidRPr="006A738C">
        <w:t>non-target organisms</w:t>
      </w:r>
      <w:r w:rsidR="00101E5A" w:rsidRPr="006A738C">
        <w:t>, or fail to amplify target organisms</w:t>
      </w:r>
      <w:r w:rsidR="00115DAA">
        <w:t xml:space="preserve">. </w:t>
      </w:r>
      <w:ins w:id="10" w:author="Zachary Foster" w:date="2022-03-24T11:48:00Z">
        <w:r w:rsidR="00A705B8">
          <w:t xml:space="preserve">An effective metabarcoding technique for oomycetes would help </w:t>
        </w:r>
      </w:ins>
      <w:ins w:id="11" w:author="Zachary Foster" w:date="2022-03-24T11:49:00Z">
        <w:r w:rsidR="00A705B8">
          <w:t xml:space="preserve">to </w:t>
        </w:r>
      </w:ins>
      <w:ins w:id="12" w:author="Zachary Foster" w:date="2022-03-24T11:50:00Z">
        <w:r w:rsidR="00A705B8">
          <w:t>illuminate</w:t>
        </w:r>
      </w:ins>
      <w:ins w:id="13" w:author="Zachary Foster" w:date="2022-03-24T11:49:00Z">
        <w:r w:rsidR="00A705B8">
          <w:t xml:space="preserve"> the diversity of oomycetes</w:t>
        </w:r>
      </w:ins>
      <w:ins w:id="14" w:author="Zachary Foster" w:date="2022-03-24T11:51:00Z">
        <w:r w:rsidR="00A705B8">
          <w:t xml:space="preserve"> and their effects on ecosystems</w:t>
        </w:r>
      </w:ins>
      <w:ins w:id="15" w:author="Zachary Foster" w:date="2022-03-24T11:49:00Z">
        <w:r w:rsidR="00A705B8">
          <w:t xml:space="preserve"> both as pathogens and as members of the phytobiome.</w:t>
        </w:r>
      </w:ins>
    </w:p>
    <w:p w14:paraId="23E4BC6C" w14:textId="77777777" w:rsidR="00490731" w:rsidRDefault="00490731" w:rsidP="00661F0B">
      <w:pPr>
        <w:spacing w:line="480" w:lineRule="auto"/>
      </w:pPr>
    </w:p>
    <w:p w14:paraId="4AE0A0B0" w14:textId="21858F52" w:rsidR="008E4553" w:rsidRDefault="008E4553" w:rsidP="00661F0B">
      <w:pPr>
        <w:spacing w:line="480" w:lineRule="auto"/>
      </w:pPr>
      <w:r>
        <w:t>Reads generated by metabarcoding are generally clustered into operational taxonomic units (OTUs) or amplified sequence variants (ASVs). Both methods serve to mitigate sequencing error by grouping similar sequences. However, OTU</w:t>
      </w:r>
      <w:r w:rsidR="00B34D7B">
        <w:t xml:space="preserve">s are created </w:t>
      </w:r>
      <w:r>
        <w:t>by clustering at a</w:t>
      </w:r>
      <w:r w:rsidR="00640884">
        <w:t xml:space="preserve"> specific</w:t>
      </w:r>
      <w:r>
        <w:t xml:space="preserve"> sequence similarity threshold</w:t>
      </w:r>
      <w:r w:rsidR="00640884">
        <w:t>,</w:t>
      </w:r>
      <w:r>
        <w:t xml:space="preserve"> usually meant to simulate species-level differences, whereas ASV</w:t>
      </w:r>
      <w:r w:rsidR="00B34D7B">
        <w:t>s are created</w:t>
      </w:r>
      <w:r>
        <w:t xml:space="preserve"> </w:t>
      </w:r>
      <w:r w:rsidR="00B34D7B">
        <w:t>using</w:t>
      </w:r>
      <w:r>
        <w:t xml:space="preserve"> a statistical model of mutation and read abundance to correct </w:t>
      </w:r>
      <w:r w:rsidR="006409E6">
        <w:t xml:space="preserve">for </w:t>
      </w:r>
      <w:r>
        <w:t xml:space="preserve">sequencing errors </w:t>
      </w:r>
      <w:r>
        <w:fldChar w:fldCharType="begin"/>
      </w:r>
      <w:r w:rsidR="002D2C82">
        <w:instrText xml:space="preserve"> ADDIN ZOTERO_ITEM CSL_CITATION {"citationID":"f1rzJbx8","properties":{"formattedCitation":"(Callahan et al., 2016, p. 2)","plainCitation":"(Callahan et al., 2016, p. 2)","dontUpdate":true,"noteIndex":0},"citationItems":[{"id":"qwswFzrb/CULRVezg","uris":["http://zotero.org/users/116661/items/VRHJZG7G"],"itemData":{"id":"aiGcMDUp/DknaMvf8","type":"article-journal","container-title":"Nature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P"}],"issued":{"date-parts":[["2016"]]}},"locator":"2"}],"schema":"https://github.com/citation-style-language/schema/raw/master/csl-citation.json"} </w:instrText>
      </w:r>
      <w:r>
        <w:fldChar w:fldCharType="separate"/>
      </w:r>
      <w:r w:rsidRPr="008E4553">
        <w:t>(Callahan et al., 2016)</w:t>
      </w:r>
      <w:r>
        <w:fldChar w:fldCharType="end"/>
      </w:r>
      <w:r>
        <w:t xml:space="preserve">. </w:t>
      </w:r>
      <w:r w:rsidR="008B2FBA">
        <w:t xml:space="preserve">OTU clustering is the older and more established of the two methods. </w:t>
      </w:r>
      <w:r>
        <w:t>The threshold used</w:t>
      </w:r>
      <w:r w:rsidR="00640884">
        <w:t xml:space="preserve"> for OTU</w:t>
      </w:r>
      <w:r>
        <w:t xml:space="preserve"> clustering is specific to the </w:t>
      </w:r>
      <w:r w:rsidR="00640884">
        <w:t xml:space="preserve">locus </w:t>
      </w:r>
      <w:r w:rsidR="00B34D7B">
        <w:t>and</w:t>
      </w:r>
      <w:r w:rsidR="00640884">
        <w:t xml:space="preserve"> group of organisms analyzed. This threshold is somewhat arbitrary, considering </w:t>
      </w:r>
      <w:r w:rsidR="00B34D7B">
        <w:t xml:space="preserve">that </w:t>
      </w:r>
      <w:r w:rsidR="00640884">
        <w:t>different OTU clustering techniques apply this threshold differently</w:t>
      </w:r>
      <w:r w:rsidR="00F84A1B">
        <w:t xml:space="preserve"> </w:t>
      </w:r>
      <w:r w:rsidR="00F84A1B">
        <w:fldChar w:fldCharType="begin"/>
      </w:r>
      <w:r w:rsidR="002D2C82">
        <w:instrText xml:space="preserve"> ADDIN ZOTERO_ITEM CSL_CITATION {"citationID":"S3ExIcbB","properties":{"formattedCitation":"(Chen, Zhang, Cheng, Zhang, &amp; Zhao, 2013)","plainCitation":"(Chen, Zhang, Cheng, Zhang, &amp; Zhao, 2013)","noteIndex":0},"citationItems":[{"id":"qwswFzrb/Ccvl6MyJ","uris":["http://zotero.org/users/local/vhEu73h4/items/ETHYUBYQ"],"itemData":{"id":2165,"type":"article-journal","container-title":"PloS one","issue":"8","note":"publisher: Public Library of Science San Francisco, USA","page":"e70837","title":"A comparison of methods for clustering 16S rRNA sequences into OTUs","volume":"8","author":[{"family":"Chen","given":"Wei"},{"family":"Zhang","given":"Clarence K"},{"family":"Cheng","given":"Yongmei"},{"family":"Zhang","given":"Shaowu"},{"family":"Zhao","given":"Hongyu"}],"issued":{"date-parts":[["2013"]]}}}],"schema":"https://github.com/citation-style-language/schema/raw/master/csl-citation.json"} </w:instrText>
      </w:r>
      <w:r w:rsidR="00F84A1B">
        <w:fldChar w:fldCharType="separate"/>
      </w:r>
      <w:r w:rsidR="00F84A1B" w:rsidRPr="00F84A1B">
        <w:t>(Chen, Zhang, Cheng, Zhang, &amp; Zhao, 2013)</w:t>
      </w:r>
      <w:r w:rsidR="00F84A1B">
        <w:fldChar w:fldCharType="end"/>
      </w:r>
      <w:r w:rsidR="00640884">
        <w:t xml:space="preserve">, but is designed to simulate species-level differences. </w:t>
      </w:r>
      <w:r w:rsidR="00704F66">
        <w:t>ASV inference requires no pre-determined clustering threshold, but rather similar sequences</w:t>
      </w:r>
      <w:r w:rsidR="008B2FBA">
        <w:t xml:space="preserve"> are grouped</w:t>
      </w:r>
      <w:r w:rsidR="00704F66">
        <w:t xml:space="preserve"> to the extent needed </w:t>
      </w:r>
      <w:r w:rsidR="00704F66">
        <w:lastRenderedPageBreak/>
        <w:t>to correct</w:t>
      </w:r>
      <w:r w:rsidR="006409E6">
        <w:t xml:space="preserve"> for</w:t>
      </w:r>
      <w:r w:rsidR="00704F66">
        <w:t xml:space="preserve"> sequencing errors based on a model of mutation frequencies inferred from the data. </w:t>
      </w:r>
      <w:r w:rsidR="008B2FBA">
        <w:t xml:space="preserve">Ideally, ASVs represent real biological sequences and can be compared </w:t>
      </w:r>
      <w:r w:rsidR="00B34D7B">
        <w:t>between</w:t>
      </w:r>
      <w:r w:rsidR="008B2FBA">
        <w:t xml:space="preserve"> studies, whereas OTUs are emergent properties of a specific dataset and cannot be compared between studies</w:t>
      </w:r>
      <w:r w:rsidR="00F84A1B">
        <w:t xml:space="preserve"> </w:t>
      </w:r>
      <w:r w:rsidR="00F84A1B">
        <w:fldChar w:fldCharType="begin"/>
      </w:r>
      <w:r w:rsidR="002D2C82">
        <w:instrText xml:space="preserve"> ADDIN ZOTERO_ITEM CSL_CITATION {"citationID":"RmDtlR23","properties":{"formattedCitation":"(Callahan, McMurdie, &amp; Holmes, 2017)","plainCitation":"(Callahan, McMurdie, &amp; Holmes, 2017)","noteIndex":0},"citationItems":[{"id":"qwswFzrb/DtrzDkD7","uris":["http://zotero.org/users/local/vhEu73h4/items/G8TK4HRM"],"itemData":{"id":1946,"type":"article-journal","container-title":"The ISME journal","issue":"12","note":"publisher: Nature Publishing Group","page":"2639","title":"Exact sequence variants should replace operational taxonomic units in marker-gene data analysis","volume":"11","author":[{"family":"Callahan","given":"Benjamin J"},{"family":"McMurdie","given":"Paul J"},{"family":"Holmes","given":"Susan P"}],"issued":{"date-parts":[["2017"]]}}}],"schema":"https://github.com/citation-style-language/schema/raw/master/csl-citation.json"} </w:instrText>
      </w:r>
      <w:r w:rsidR="00F84A1B">
        <w:fldChar w:fldCharType="separate"/>
      </w:r>
      <w:r w:rsidR="00F84A1B" w:rsidRPr="00F84A1B">
        <w:t>(Callahan, McMurdie, &amp; Holmes, 2017)</w:t>
      </w:r>
      <w:r w:rsidR="00F84A1B">
        <w:fldChar w:fldCharType="end"/>
      </w:r>
      <w:r w:rsidR="008B2FBA">
        <w:t xml:space="preserve">. ASV inference is a relatively new </w:t>
      </w:r>
      <w:r w:rsidR="00490731">
        <w:t>but</w:t>
      </w:r>
      <w:r w:rsidR="008B2FBA">
        <w:t xml:space="preserve"> </w:t>
      </w:r>
      <w:r w:rsidR="00B67B0A">
        <w:t xml:space="preserve">currently </w:t>
      </w:r>
      <w:r w:rsidR="003B17E3">
        <w:t>preferred method</w:t>
      </w:r>
      <w:r w:rsidR="008B2FBA">
        <w:t xml:space="preserve"> due to it</w:t>
      </w:r>
      <w:ins w:id="16" w:author="Zachary Foster" w:date="2022-03-22T23:51:00Z">
        <w:r w:rsidR="001952EF">
          <w:t>s</w:t>
        </w:r>
      </w:ins>
      <w:r w:rsidR="008B2FBA">
        <w:t xml:space="preserve"> </w:t>
      </w:r>
      <w:r w:rsidR="0000044C">
        <w:t>robust</w:t>
      </w:r>
      <w:r w:rsidR="008B2FBA">
        <w:t xml:space="preserve"> statistical foundation and </w:t>
      </w:r>
      <w:r w:rsidR="0000044C">
        <w:t>ability to produce results that are comparable across studies.</w:t>
      </w:r>
    </w:p>
    <w:p w14:paraId="12095D3B" w14:textId="77777777" w:rsidR="0000044C" w:rsidRPr="006A738C" w:rsidRDefault="0000044C" w:rsidP="00661F0B">
      <w:pPr>
        <w:spacing w:line="480" w:lineRule="auto"/>
      </w:pPr>
    </w:p>
    <w:p w14:paraId="1A0E8C59" w14:textId="23CFE12E" w:rsidR="001B4BDD" w:rsidRPr="006A738C" w:rsidRDefault="00CD5D5B" w:rsidP="00661F0B">
      <w:pPr>
        <w:spacing w:line="480" w:lineRule="auto"/>
      </w:pPr>
      <w:r w:rsidRPr="006A738C">
        <w:t xml:space="preserve">There have been several </w:t>
      </w:r>
      <w:r w:rsidR="00C77C5F">
        <w:t>published</w:t>
      </w:r>
      <w:r w:rsidRPr="006A738C">
        <w:t xml:space="preserve"> DNA barcodes for oomycetes </w:t>
      </w:r>
      <w:r w:rsidR="003B30E5" w:rsidRPr="006A738C">
        <w:fldChar w:fldCharType="begin"/>
      </w:r>
      <w:r w:rsidR="002D2C82">
        <w:instrText xml:space="preserve"> ADDIN ZOTERO_ITEM CSL_CITATION {"citationID":"W4XQdVpY","properties":{"formattedCitation":"(Choi et al., 2015; Robideau et al., 2011; Yuan, Feng, Zhang, &amp; Zhang, 2017)","plainCitation":"(Choi et al., 2015; Robideau et al., 2011; Yuan, Feng, Zhang, &amp; Zhang, 2017)","noteIndex":0},"citationItems":[{"id":"qwswFzrb/pz76W0lu","uris":["http://zotero.org/users/116661/items/7ECNATYN"],"itemData":{"id":6523,"type":"article-journal","container-title":"Molecular Ecology Resources","DOI":"10.1111/j.1755-0998.2011.03041.x","ISSN":"1755098X","issue":"6","language":"en","page":"1002-1011","source":"DOI.org (Crossref)","title":"DNA barcoding of oomycetes with cytochrome c oxidase subunit I and internal transcribed spacer","title-short":"DNA barcoding of oomycetes with cytochrome c oxidase subunit I and internal transcribed spacer","volume":"11","author":[{"family":"Robideau","given":"Gregg P."},{"family":"De COCK","given":"Arthur W. A. M."},{"family":"Coffey","given":"Michael D."},{"family":"Voglmayr","given":"Hermann"},{"family":"Brouwer","given":"Henk"},{"family":"Bala","given":"Kanak"},{"family":"Chitty","given":"David W."},{"family":"Désaulniers","given":"Nicole"},{"family":"Eggertson","given":"Quinn A."},{"family":"Gachon","given":"Claire M. M."},{"family":"Hu","given":"Chia-Hui"},{"family":"Küpper","given":"Frithjof C."},{"family":"Rintoul","given":"Tara L."},{"family":"Sarhan","given":"Ehab"},{"family":"Verstappen","given":"Els C. P."},{"family":"Zhang","given":"Yonghong"},{"family":"Bonants","given":"Peter J. M."},{"family":"Ristaino","given":"Jean B."},{"family":"André Lévesque","given":"C."}],"issued":{"date-parts":[["2011",11]]}}},{"id":"qwswFzrb/xtEZP1PT","uris":["http://zotero.org/users/116661/items/KXIPE8LI"],"itemData":{"id":6521,"type":"article-journal","container-title":"Molecular Ecology Resources","DOI":"10.1111/1755-0998.12398","ISSN":"1755098X","issue":"6","journalAbbreviation":"Mol Ecol Resour","language":"en","page":"1275-1288","source":"DOI.org (Crossref)","title":"Towards a universal barcode of oomycetes - a comparison of the &lt;i&gt;cox&lt;/i&gt;1 and &lt;i&gt;cox&lt;/i&gt;2 loci","volume":"15","author":[{"family":"Choi","given":"Young-Joon"},{"family":"Beakes","given":"Gordon"},{"family":"Glockling","given":"Sally"},{"family":"Kruse","given":"Julia"},{"family":"Nam","given":"Bora"},{"family":"Nigrelli","given":"Lisa"},{"family":"Ploch","given":"Sebastian"},{"family":"Shin","given":"Hyeon-Dong"},{"family":"Shivas","given":"Roger G."},{"family":"Telle","given":"Sabine"},{"family":"Voglmayr","given":"Hermann"},{"family":"Thines","given":"Marco"}],"issued":{"date-parts":[["2015",11]]}}},{"id":"qwswFzrb/4YcQ1Aeb","uris":["http://zotero.org/users/116661/items/FG9C9EBY"],"itemData":{"id":6399,"type":"article-journal","container-title":"Frontiers in Microbiology","DOI":"10.3389/fmicb.2017.01484","ISSN":"1664-302X","journalAbbreviation":"Front. Microbiol.","page":"1484","source":"DOI.org (Crossref)","title":"Complete mitochondrial genome of &lt;i&gt;Phytophthora nicotianae&lt;/i&gt; and identification of molecular markers for the oomycetes","volume":"8","author":[{"family":"Yuan","given":"Xiaolong"},{"family":"Feng","given":"Chao"},{"family":"Zhang","given":"Zhongfeng"},{"family":"Zhang","given":"Chengsheng"}],"issued":{"date-parts":[["2017",8,8]]}}}],"schema":"https://github.com/citation-style-language/schema/raw/master/csl-citation.json"} </w:instrText>
      </w:r>
      <w:r w:rsidR="003B30E5" w:rsidRPr="006A738C">
        <w:fldChar w:fldCharType="separate"/>
      </w:r>
      <w:r w:rsidR="00C5301C" w:rsidRPr="006A738C">
        <w:t>(Choi et al., 2015; Robideau et al., 2011; Yuan, Feng, Zhang, &amp; Zhang, 2017)</w:t>
      </w:r>
      <w:r w:rsidR="003B30E5" w:rsidRPr="006A738C">
        <w:fldChar w:fldCharType="end"/>
      </w:r>
      <w:r w:rsidR="00677F3C" w:rsidRPr="006A738C">
        <w:t>.</w:t>
      </w:r>
      <w:r w:rsidRPr="006A738C">
        <w:t xml:space="preserve"> </w:t>
      </w:r>
      <w:r w:rsidR="00677F3C" w:rsidRPr="006A738C">
        <w:t xml:space="preserve">However, </w:t>
      </w:r>
      <w:r w:rsidRPr="006A738C">
        <w:t xml:space="preserve">the most popular, </w:t>
      </w:r>
      <w:r w:rsidR="00E11476" w:rsidRPr="006A738C">
        <w:t xml:space="preserve">the internal transcribed spacer </w:t>
      </w:r>
      <w:r w:rsidR="00E85081" w:rsidRPr="006A738C">
        <w:t xml:space="preserve">1 </w:t>
      </w:r>
      <w:r w:rsidR="00E11476" w:rsidRPr="006A738C">
        <w:t>of the ribosomal DNA (</w:t>
      </w:r>
      <w:r w:rsidRPr="006A738C">
        <w:t>ITS1</w:t>
      </w:r>
      <w:r w:rsidR="00E11476" w:rsidRPr="006A738C">
        <w:t>)</w:t>
      </w:r>
      <w:r w:rsidRPr="006A738C">
        <w:t>, has</w:t>
      </w:r>
      <w:r w:rsidR="00655137" w:rsidRPr="006A738C">
        <w:t xml:space="preserve"> insufficient taxonomic</w:t>
      </w:r>
      <w:r w:rsidRPr="006A738C">
        <w:t xml:space="preserve"> resolution to identify many oomycetes to the species level </w:t>
      </w:r>
      <w:r w:rsidR="00520F3A" w:rsidRPr="006A738C">
        <w:fldChar w:fldCharType="begin"/>
      </w:r>
      <w:r w:rsidR="002D2C82">
        <w:instrText xml:space="preserve"> ADDIN ZOTERO_ITEM CSL_CITATION {"citationID":"a6wRDHPB","properties":{"formattedCitation":"(Redekar, Eberhart, &amp; Parke, 2019)","plainCitation":"(Redekar, Eberhart, &amp; Parke, 2019)","noteIndex":0},"citationItems":[{"id":"qwswFzrb/hqw4Dvyy","uris":["http://zotero.org/users/116661/items/8KTQLJ4H"],"itemData":{"id":6525,"type":"article-journal","container-title":"Phytobiomes Journal","DOI":"10.1094/PBIOMES-10-18-0043-R","ISSN":"2471-2906, 2471-2906","issue":"1","journalAbbreviation":"Phytobiomes Journal","language":"en","page":"31-45","source":"DOI.org (Crossref)","title":"Diversity of &lt;i&gt;Phytophthora&lt;/i&gt; , &lt;i&gt;Pythium&lt;/i&gt; , &lt;i&gt;and Phytopythium&lt;/i&gt; species in recycled irrigation water in a container nursery","volume":"3","author":[{"family":"Redekar","given":"Neelam R."},{"family":"Eberhart","given":"Joyce L."},{"family":"Parke","given":"Jennifer L."}],"issued":{"date-parts":[["2019",1]]}}}],"schema":"https://github.com/citation-style-language/schema/raw/master/csl-citation.json"} </w:instrText>
      </w:r>
      <w:r w:rsidR="00520F3A" w:rsidRPr="006A738C">
        <w:fldChar w:fldCharType="separate"/>
      </w:r>
      <w:r w:rsidR="00C5301C" w:rsidRPr="006A738C">
        <w:t>(Redekar, Eberhart, &amp; Parke, 2019)</w:t>
      </w:r>
      <w:r w:rsidR="00520F3A" w:rsidRPr="006A738C">
        <w:fldChar w:fldCharType="end"/>
      </w:r>
      <w:r w:rsidR="003A4A5C" w:rsidRPr="006A738C">
        <w:t xml:space="preserve">, which can lead to ambiguous or incorrect taxonomic classifications </w:t>
      </w:r>
      <w:r w:rsidR="003A4A5C" w:rsidRPr="006A738C">
        <w:fldChar w:fldCharType="begin"/>
      </w:r>
      <w:r w:rsidR="002D2C82">
        <w:instrText xml:space="preserve"> ADDIN ZOTERO_ITEM CSL_CITATION {"citationID":"psvhi9g0","properties":{"formattedCitation":"(Riddell et al., 2019)","plainCitation":"(Riddell et al., 2019)","noteIndex":0},"citationItems":[{"id":"qwswFzrb/DMQNfexA","uris":["http://zotero.org/users/local/mCbuJaMf/items/FEMJ3MY8"],"itemData":{"id":406,"type":"article-journal","container-title":"PeerJ","note":"publisher: PeerJ Inc.","page":"e6931","title":"Metabarcoding reveals a high diversity of woody host-associated Phytophthora spp. in soils at public gardens and amenity woodlands in Britain","volume":"7","author":[{"family":"Riddell","given":"Carolyn E"},{"family":"Frederickson-Matika","given":"Debbie"},{"family":"Armstrong","given":"April C"},{"family":"Elliot","given":"Matt"},{"family":"Forster","given":"Jack"},{"family":"Hedley","given":"Pete E"},{"family":"Morris","given":"Jenny"},{"family":"Thorpe","given":"Peter"},{"family":"Cooke","given":"David EL"},{"family":"Pritchard","given":"Leighton"},{"literal":"others"}],"issued":{"date-parts":[["2019"]]}}}],"schema":"https://github.com/citation-style-language/schema/raw/master/csl-citation.json"} </w:instrText>
      </w:r>
      <w:r w:rsidR="003A4A5C" w:rsidRPr="006A738C">
        <w:fldChar w:fldCharType="separate"/>
      </w:r>
      <w:r w:rsidR="003A4A5C" w:rsidRPr="006A738C">
        <w:t>(Riddell et al., 2019)</w:t>
      </w:r>
      <w:r w:rsidR="003A4A5C" w:rsidRPr="006A738C">
        <w:fldChar w:fldCharType="end"/>
      </w:r>
      <w:r w:rsidR="001A62FB" w:rsidRPr="006A738C">
        <w:t>.</w:t>
      </w:r>
      <w:r w:rsidRPr="006A738C">
        <w:t xml:space="preserve"> </w:t>
      </w:r>
      <w:r w:rsidR="001A62FB" w:rsidRPr="006A738C">
        <w:t xml:space="preserve">Furthermore, </w:t>
      </w:r>
      <w:ins w:id="17" w:author="Zachary Foster" w:date="2022-03-23T00:00:00Z">
        <w:r w:rsidR="00562DA2">
          <w:t xml:space="preserve">some </w:t>
        </w:r>
      </w:ins>
      <w:r w:rsidRPr="006A738C">
        <w:t xml:space="preserve">currently available </w:t>
      </w:r>
      <w:r w:rsidR="00AB4931" w:rsidRPr="006A738C">
        <w:t xml:space="preserve">ITS1 </w:t>
      </w:r>
      <w:r w:rsidRPr="006A738C">
        <w:t xml:space="preserve">primers amplify </w:t>
      </w:r>
      <w:r w:rsidR="00C77C5F">
        <w:t xml:space="preserve">distantly related </w:t>
      </w:r>
      <w:r w:rsidR="00E85081" w:rsidRPr="006A738C">
        <w:t>non-target</w:t>
      </w:r>
      <w:r w:rsidRPr="006A738C">
        <w:t xml:space="preserve"> organisms</w:t>
      </w:r>
      <w:r w:rsidR="00C77C5F">
        <w:t xml:space="preserve"> such as plants and fungi</w:t>
      </w:r>
      <w:r w:rsidRPr="006A738C">
        <w:t xml:space="preserve"> </w:t>
      </w:r>
      <w:r w:rsidR="00520F3A" w:rsidRPr="006A738C">
        <w:fldChar w:fldCharType="begin"/>
      </w:r>
      <w:r w:rsidR="002D2C82">
        <w:instrText xml:space="preserve"> ADDIN ZOTERO_ITEM CSL_CITATION {"citationID":"IlEr5xgQ","properties":{"formattedCitation":"(Coince et al., 2013)","plainCitation":"(Coince et al., 2013)","noteIndex":0},"citationItems":[{"id":"qwswFzrb/kIXmleYA","uris":["http://zotero.org/users/116661/items/AGYYMRJJ"],"itemData":{"id":6410,"type":"article-journal","container-title":"Fungal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520F3A" w:rsidRPr="006A738C">
        <w:fldChar w:fldCharType="separate"/>
      </w:r>
      <w:r w:rsidR="00C5301C" w:rsidRPr="006A738C">
        <w:t>(Coince et al., 2013)</w:t>
      </w:r>
      <w:r w:rsidR="00520F3A" w:rsidRPr="006A738C">
        <w:fldChar w:fldCharType="end"/>
      </w:r>
      <w:r w:rsidRPr="006A738C">
        <w:t xml:space="preserve"> </w:t>
      </w:r>
      <w:r w:rsidR="00D4791D">
        <w:t>or</w:t>
      </w:r>
      <w:r w:rsidR="00E85081" w:rsidRPr="006A738C">
        <w:t xml:space="preserve"> </w:t>
      </w:r>
      <w:r w:rsidR="00D4791D">
        <w:t xml:space="preserve">only amplify some </w:t>
      </w:r>
      <w:r w:rsidRPr="006A738C">
        <w:t>oomycete</w:t>
      </w:r>
      <w:r w:rsidR="00D4791D">
        <w:t xml:space="preserve"> genera </w:t>
      </w:r>
      <w:r w:rsidR="00520F3A" w:rsidRPr="006A738C">
        <w:fldChar w:fldCharType="begin"/>
      </w:r>
      <w:r w:rsidR="00134EDC">
        <w:instrText xml:space="preserve"> ADDIN ZOTERO_ITEM CSL_CITATION {"citationID":"P83zp3Tv","properties":{"formattedCitation":"(Legeay et al., 2019; Scibetta, Schena, Chimento, Cacciola, &amp; Cooke, 2012)","plainCitation":"(Legeay et al., 2019; Scibetta, Schena, Chimento, Cacciola, &amp; Cooke, 2012)","noteIndex":0},"citationItems":[{"id":"T7zVW5gw/MxL1q8e3","uris":["http://zotero.org/users/116661/items/HPQ8QHHQ"],"itemData":{"id":6527,"type":"article-journal","container-title":"Journal of Plant Pathology","DOI":"10.1007/s42161-019-00276-9","ISSN":"1125-4653, 2239-7264","issue":"3","journalAbbreviation":"J Plant Pathol","language":"en","page":"743-748","source":"DOI.org (Crossref)","title":"Comparison and validation of Oomycetes metabarcoding primers for &lt;i&gt;Phytophthora&lt;/i&gt; high throughput sequencing","volume":"101","author":[{"family":"Legeay","given":"Jean"},{"family":"Husson","given":"Claude"},{"family":"Cordier","given":"Tristan"},{"family":"Vacher","given":"Corinne"},{"family":"Marcais","given":"Benoît"},{"family":"Buée","given":"Marc"}],"issued":{"date-parts":[["2019",8]]}}},{"id":2,"uris":["http://zotero.org/users/local/QPYb9T1g/items/ZESRBK5Q"],"itemData":{"id":2,"type":"article-journal","container-title":"Journal of microbiological methods","issue":"3","note":"publisher: Elsevier","page":"356–368","title":"A molecular method to assess Phytophthora diversity in environmental samples","volume":"88","author":[{"family":"Scibetta","given":"Silvia"},{"family":"Schena","given":"Leonardo"},{"family":"Chimento","given":"Antonio"},{"family":"Cacciola","given":"Santa O"},{"family":"Cooke","given":"David EL"}],"issued":{"date-parts":[["2012"]]}}}],"schema":"https://github.com/citation-style-language/schema/raw/master/csl-citation.json"} </w:instrText>
      </w:r>
      <w:r w:rsidR="00520F3A" w:rsidRPr="006A738C">
        <w:fldChar w:fldCharType="separate"/>
      </w:r>
      <w:r w:rsidR="00134EDC" w:rsidRPr="00134EDC">
        <w:t>(Legeay et al., 2019; Scibetta, Schena, Chimento, Cacciola, &amp; Cooke, 2012)</w:t>
      </w:r>
      <w:r w:rsidR="00520F3A" w:rsidRPr="006A738C">
        <w:fldChar w:fldCharType="end"/>
      </w:r>
      <w:r w:rsidRPr="006A738C">
        <w:t xml:space="preserve">. </w:t>
      </w:r>
      <w:r w:rsidR="003A4A5C" w:rsidRPr="006A738C">
        <w:t xml:space="preserve">A </w:t>
      </w:r>
      <w:r w:rsidR="005216D4">
        <w:t>widely used</w:t>
      </w:r>
      <w:r w:rsidR="003A4A5C" w:rsidRPr="006A738C">
        <w:t xml:space="preserve"> method uses a semi-nested PCR with the primers</w:t>
      </w:r>
      <w:r w:rsidRPr="006A738C">
        <w:t xml:space="preserve"> ITS6 and ITS4</w:t>
      </w:r>
      <w:r w:rsidR="006348CA" w:rsidRPr="006A738C">
        <w:t xml:space="preserve"> in the first reaction followed by ITS6 and ITS7 </w:t>
      </w:r>
      <w:r w:rsidR="007345A0" w:rsidRPr="006A738C">
        <w:t xml:space="preserve">in </w:t>
      </w:r>
      <w:r w:rsidR="001E596B">
        <w:t xml:space="preserve">the </w:t>
      </w:r>
      <w:r w:rsidR="007345A0" w:rsidRPr="006A738C">
        <w:t>subsequent reaction</w:t>
      </w:r>
      <w:r w:rsidRPr="006A738C">
        <w:t xml:space="preserve"> </w:t>
      </w:r>
      <w:r w:rsidR="00520F3A" w:rsidRPr="006A738C">
        <w:fldChar w:fldCharType="begin"/>
      </w:r>
      <w:r w:rsidR="002D2C82">
        <w:instrText xml:space="preserve"> ADDIN ZOTERO_ITEM CSL_CITATION {"citationID":"Lw2FZc92","properties":{"formattedCitation":"(Cooke, Drenth, Duncan, Wagels, &amp; Brasier, 2000)","plainCitation":"(Cooke, Drenth, Duncan, Wagels, &amp; Brasier, 2000)","noteIndex":0},"citationItems":[{"id":"qwswFzrb/V0S1vF5c","uris":["http://zotero.org/groups/225163/items/PEH369FB"],"itemData":{"id":850,"type":"article-journal","abstract":"Phylogenetic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00520F3A" w:rsidRPr="006A738C">
        <w:fldChar w:fldCharType="separate"/>
      </w:r>
      <w:r w:rsidR="00C5301C" w:rsidRPr="006A738C">
        <w:t>(Cooke, Drenth, Duncan, Wagels, &amp; Brasier, 2000)</w:t>
      </w:r>
      <w:r w:rsidR="00520F3A" w:rsidRPr="006A738C">
        <w:fldChar w:fldCharType="end"/>
      </w:r>
      <w:r w:rsidRPr="006A738C">
        <w:t>.</w:t>
      </w:r>
      <w:ins w:id="18" w:author="Zachary Foster" w:date="2022-03-24T09:25:00Z">
        <w:r w:rsidR="00D96F8C">
          <w:t xml:space="preserve"> </w:t>
        </w:r>
      </w:ins>
      <w:ins w:id="19" w:author="Zachary Foster" w:date="2022-03-24T09:30:00Z">
        <w:r w:rsidR="00A71380">
          <w:t>T</w:t>
        </w:r>
      </w:ins>
      <w:ins w:id="20" w:author="Zachary Foster" w:date="2022-03-24T09:25:00Z">
        <w:r w:rsidR="00D96F8C">
          <w:t>hese primers were</w:t>
        </w:r>
      </w:ins>
      <w:ins w:id="21" w:author="Zachary Foster" w:date="2022-03-24T09:29:00Z">
        <w:r w:rsidR="00D96F8C">
          <w:t xml:space="preserve"> developed as</w:t>
        </w:r>
      </w:ins>
      <w:ins w:id="22" w:author="Zachary Foster" w:date="2022-03-24T09:25:00Z">
        <w:r w:rsidR="00D96F8C">
          <w:t xml:space="preserve"> </w:t>
        </w:r>
      </w:ins>
      <w:ins w:id="23" w:author="Zachary Foster" w:date="2022-03-24T09:26:00Z">
        <w:r w:rsidR="00D96F8C">
          <w:t xml:space="preserve">modifications to </w:t>
        </w:r>
      </w:ins>
      <w:ins w:id="24" w:author="Zachary Foster" w:date="2022-03-24T09:29:00Z">
        <w:r w:rsidR="00D96F8C">
          <w:t xml:space="preserve">common </w:t>
        </w:r>
      </w:ins>
      <w:ins w:id="25" w:author="Zachary Foster" w:date="2022-03-24T09:26:00Z">
        <w:r w:rsidR="00D96F8C">
          <w:t>fungal primers</w:t>
        </w:r>
      </w:ins>
      <w:ins w:id="26" w:author="Zachary Foster" w:date="2022-03-24T09:25:00Z">
        <w:r w:rsidR="00D96F8C">
          <w:t xml:space="preserve"> to amplify pure cultures of oomycetes in the lab </w:t>
        </w:r>
      </w:ins>
      <w:ins w:id="27" w:author="Zachary Foster" w:date="2022-03-24T09:27:00Z">
        <w:r w:rsidR="00D96F8C">
          <w:t>rather than as oomycete-specific</w:t>
        </w:r>
      </w:ins>
      <w:ins w:id="28" w:author="Zachary Foster" w:date="2022-03-24T09:28:00Z">
        <w:r w:rsidR="00D96F8C">
          <w:t xml:space="preserve"> primers for metabarcoding</w:t>
        </w:r>
      </w:ins>
      <w:ins w:id="29" w:author="Zachary Foster" w:date="2022-03-24T09:30:00Z">
        <w:r w:rsidR="00A71380">
          <w:t xml:space="preserve"> and therefore </w:t>
        </w:r>
      </w:ins>
      <w:ins w:id="30" w:author="Zachary Foster" w:date="2022-03-24T09:33:00Z">
        <w:r w:rsidR="00A71380">
          <w:t>can</w:t>
        </w:r>
      </w:ins>
      <w:ins w:id="31" w:author="Zachary Foster" w:date="2022-03-24T09:30:00Z">
        <w:r w:rsidR="00A71380">
          <w:t xml:space="preserve"> amplify </w:t>
        </w:r>
      </w:ins>
      <w:ins w:id="32" w:author="Zachary Foster" w:date="2022-03-24T09:33:00Z">
        <w:r w:rsidR="00A71380">
          <w:t xml:space="preserve">some </w:t>
        </w:r>
      </w:ins>
      <w:ins w:id="33" w:author="Zachary Foster" w:date="2022-03-24T09:30:00Z">
        <w:r w:rsidR="00A71380">
          <w:t>fungi</w:t>
        </w:r>
      </w:ins>
      <w:ins w:id="34" w:author="Zachary Foster" w:date="2022-03-24T09:31:00Z">
        <w:r w:rsidR="00A71380">
          <w:t xml:space="preserve"> as well</w:t>
        </w:r>
      </w:ins>
      <w:ins w:id="35" w:author="Zachary Foster" w:date="2022-03-24T09:27:00Z">
        <w:r w:rsidR="00D96F8C">
          <w:t>.</w:t>
        </w:r>
      </w:ins>
      <w:r w:rsidR="006348CA" w:rsidRPr="006A738C">
        <w:t xml:space="preserve"> In </w:t>
      </w:r>
      <w:del w:id="36" w:author="Zachary Foster" w:date="2022-03-23T00:07:00Z">
        <w:r w:rsidR="006348CA" w:rsidRPr="006A738C" w:rsidDel="00230203">
          <w:delText>practice</w:delText>
        </w:r>
      </w:del>
      <w:ins w:id="37" w:author="Zachary Foster" w:date="2022-03-23T00:07:00Z">
        <w:r w:rsidR="00230203">
          <w:t>one study using this method</w:t>
        </w:r>
      </w:ins>
      <w:r w:rsidR="006348CA" w:rsidRPr="006A738C">
        <w:t xml:space="preserve">, </w:t>
      </w:r>
      <w:del w:id="38" w:author="Zachary Foster" w:date="2022-03-23T00:07:00Z">
        <w:r w:rsidR="006348CA" w:rsidRPr="006A738C" w:rsidDel="00230203">
          <w:delText>as little as</w:delText>
        </w:r>
      </w:del>
      <w:ins w:id="39" w:author="Zachary Foster" w:date="2022-03-23T00:07:00Z">
        <w:r w:rsidR="00230203">
          <w:t>only</w:t>
        </w:r>
      </w:ins>
      <w:r w:rsidR="006348CA" w:rsidRPr="006A738C">
        <w:t xml:space="preserve"> </w:t>
      </w:r>
      <w:r w:rsidRPr="006A738C">
        <w:t>5.3% of the</w:t>
      </w:r>
      <w:r w:rsidR="001A62FB" w:rsidRPr="006A738C">
        <w:t xml:space="preserve"> </w:t>
      </w:r>
      <w:del w:id="40" w:author="Zachary Foster" w:date="2022-03-24T11:56:00Z">
        <w:r w:rsidRPr="006A738C" w:rsidDel="00C4226B">
          <w:delText xml:space="preserve"> </w:delText>
        </w:r>
      </w:del>
      <w:r w:rsidRPr="006A738C">
        <w:t>OTUs</w:t>
      </w:r>
      <w:r w:rsidR="006348CA" w:rsidRPr="006A738C">
        <w:t xml:space="preserve"> (57% of reads) </w:t>
      </w:r>
      <w:r w:rsidR="001A62FB" w:rsidRPr="006A738C">
        <w:t>recovered</w:t>
      </w:r>
      <w:r w:rsidR="006348CA" w:rsidRPr="006A738C">
        <w:t xml:space="preserve"> </w:t>
      </w:r>
      <w:del w:id="41" w:author="Zachary Foster" w:date="2022-03-23T00:07:00Z">
        <w:r w:rsidR="006348CA" w:rsidRPr="006A738C" w:rsidDel="00230203">
          <w:delText>using this method</w:delText>
        </w:r>
        <w:r w:rsidRPr="006A738C" w:rsidDel="00230203">
          <w:delText xml:space="preserve"> </w:delText>
        </w:r>
      </w:del>
      <w:r w:rsidR="00DF156C" w:rsidRPr="006A738C">
        <w:t>were</w:t>
      </w:r>
      <w:r w:rsidRPr="006A738C">
        <w:t xml:space="preserve"> assigned to oomycetes</w:t>
      </w:r>
      <w:r w:rsidR="00520F3A" w:rsidRPr="006A738C">
        <w:t xml:space="preserve"> </w:t>
      </w:r>
      <w:r w:rsidR="007A547C">
        <w:t xml:space="preserve">and the remaining OTUs were mostly assigned to fungi </w:t>
      </w:r>
      <w:r w:rsidR="00520F3A" w:rsidRPr="006A738C">
        <w:fldChar w:fldCharType="begin"/>
      </w:r>
      <w:r w:rsidR="002D2C82">
        <w:instrText xml:space="preserve"> ADDIN ZOTERO_ITEM CSL_CITATION {"citationID":"SdsuFXo4","properties":{"formattedCitation":"(Coince et al., 2013)","plainCitation":"(Coince et al., 2013)","noteIndex":0},"citationItems":[{"id":"qwswFzrb/kIXmleYA","uris":["http://zotero.org/users/116661/items/AGYYMRJJ"],"itemData":{"id":6410,"type":"article-journal","container-title":"Fungal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520F3A" w:rsidRPr="006A738C">
        <w:fldChar w:fldCharType="separate"/>
      </w:r>
      <w:r w:rsidR="00C5301C" w:rsidRPr="006A738C">
        <w:t>(Coince et al., 2013)</w:t>
      </w:r>
      <w:r w:rsidR="00520F3A" w:rsidRPr="006A738C">
        <w:fldChar w:fldCharType="end"/>
      </w:r>
      <w:r w:rsidRPr="006A738C">
        <w:t>. Sapkota and Nicolaisen</w:t>
      </w:r>
      <w:r w:rsidR="00520F3A" w:rsidRPr="006A738C">
        <w:t xml:space="preserve"> </w:t>
      </w:r>
      <w:r w:rsidR="00520F3A" w:rsidRPr="006A738C">
        <w:fldChar w:fldCharType="begin"/>
      </w:r>
      <w:r w:rsidR="002D2C82">
        <w:instrText xml:space="preserve"> ADDIN ZOTERO_ITEM CSL_CITATION {"citationID":"QaLyubXG","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520F3A" w:rsidRPr="006A738C">
        <w:fldChar w:fldCharType="separate"/>
      </w:r>
      <w:r w:rsidR="00C5301C" w:rsidRPr="006A738C">
        <w:rPr>
          <w:noProof/>
        </w:rPr>
        <w:t>(2015)</w:t>
      </w:r>
      <w:r w:rsidR="00520F3A" w:rsidRPr="006A738C">
        <w:fldChar w:fldCharType="end"/>
      </w:r>
      <w:r w:rsidRPr="006A738C">
        <w:t xml:space="preserve"> proposed increasing the annealing temperature to increase specificity to oomycetes and reported 60% of OTUs (95% of </w:t>
      </w:r>
      <w:r w:rsidR="006348CA" w:rsidRPr="006A738C">
        <w:t>reads</w:t>
      </w:r>
      <w:r w:rsidRPr="006A738C">
        <w:t>) assigned to oomycetes</w:t>
      </w:r>
      <w:r w:rsidR="00A023E7" w:rsidRPr="006A738C">
        <w:t xml:space="preserve">. </w:t>
      </w:r>
      <w:r w:rsidRPr="006A738C">
        <w:lastRenderedPageBreak/>
        <w:t xml:space="preserve">Riit et al. </w:t>
      </w:r>
      <w:r w:rsidR="00520F3A" w:rsidRPr="006A738C">
        <w:fldChar w:fldCharType="begin"/>
      </w:r>
      <w:r w:rsidR="002D2C82">
        <w:instrText xml:space="preserve"> ADDIN ZOTERO_ITEM CSL_CITATION {"citationID":"KMmpzKz2","properties":{"formattedCitation":"(2016)","plainCitation":"(2016)","noteIndex":0},"citationItems":[{"id":"qwswFzrb/lSKpX8bA","uris":["http://zotero.org/users/116661/items/ULH9VML2"],"itemData":{"id":6411,"type":"article-journal","container-title":"MycoKeys","DOI":"10.3897/mycokeys.14.9244","ISSN":"1314-4049, 1314-4057","journalAbbreviation":"MC","page":"17-30","source":"DOI.org (Crossref)","title":"Oomycete-specific ITS primers for identification and metabarcoding","volume":"14","author":[{"family":"Riit","given":"Taavi"},{"family":"Tedersoo","given":"Leho"},{"family":"Drenkhan","given":"Rein"},{"family":"Runno-Paurson","given":"Eve"},{"family":"Kokko","given":"Harri"},{"family":"Anslan","given":"Sten"}],"issued":{"date-parts":[["2016",8,31]]}},"suppress-author":true}],"schema":"https://github.com/citation-style-language/schema/raw/master/csl-citation.json"} </w:instrText>
      </w:r>
      <w:r w:rsidR="00520F3A" w:rsidRPr="006A738C">
        <w:fldChar w:fldCharType="separate"/>
      </w:r>
      <w:r w:rsidR="00C5301C" w:rsidRPr="006A738C">
        <w:rPr>
          <w:noProof/>
        </w:rPr>
        <w:t>(2016)</w:t>
      </w:r>
      <w:r w:rsidR="00520F3A" w:rsidRPr="006A738C">
        <w:fldChar w:fldCharType="end"/>
      </w:r>
      <w:r w:rsidR="00520F3A" w:rsidRPr="006A738C">
        <w:t xml:space="preserve"> </w:t>
      </w:r>
      <w:r w:rsidRPr="006A738C">
        <w:t>developed primers targeting the ITS1 and ITS2 regions without the need for a semi-nested approach</w:t>
      </w:r>
      <w:r w:rsidR="001A62FB" w:rsidRPr="006A738C">
        <w:t>; those primers</w:t>
      </w:r>
      <w:r w:rsidRPr="006A738C">
        <w:t xml:space="preserve"> </w:t>
      </w:r>
      <w:r w:rsidR="001A62FB" w:rsidRPr="006A738C">
        <w:t xml:space="preserve">enabled </w:t>
      </w:r>
      <w:r w:rsidRPr="006A738C">
        <w:t>assign</w:t>
      </w:r>
      <w:r w:rsidR="001A62FB" w:rsidRPr="006A738C">
        <w:t>ment of</w:t>
      </w:r>
      <w:r w:rsidRPr="006A738C">
        <w:t xml:space="preserve"> 22% and 29% of OTUs </w:t>
      </w:r>
      <w:r w:rsidR="00CA4DA7" w:rsidRPr="006A738C">
        <w:t xml:space="preserve">to oomycetes </w:t>
      </w:r>
      <w:r w:rsidRPr="006A738C">
        <w:t>(25% and 30% of reads</w:t>
      </w:r>
      <w:r w:rsidR="00F80AFE" w:rsidRPr="006A738C">
        <w:t>, respectively</w:t>
      </w:r>
      <w:r w:rsidRPr="006A738C">
        <w:t xml:space="preserve">). </w:t>
      </w:r>
      <w:r w:rsidR="00810770" w:rsidRPr="006A738C">
        <w:t xml:space="preserve">Other primers for ITS1 and other loci, including </w:t>
      </w:r>
      <w:r w:rsidR="004C5602" w:rsidRPr="006A738C">
        <w:t xml:space="preserve">cytochrome c oxidase subunit I </w:t>
      </w:r>
      <w:r w:rsidR="00810770" w:rsidRPr="006A738C">
        <w:t>(</w:t>
      </w:r>
      <w:r w:rsidR="004C5602" w:rsidRPr="006A738C">
        <w:rPr>
          <w:i/>
          <w:iCs/>
        </w:rPr>
        <w:t>cox1</w:t>
      </w:r>
      <w:r w:rsidR="00810770" w:rsidRPr="006A738C">
        <w:t>) and cytochrome c oxidase subunit II (</w:t>
      </w:r>
      <w:r w:rsidR="00810770" w:rsidRPr="006A738C">
        <w:rPr>
          <w:i/>
          <w:iCs/>
        </w:rPr>
        <w:t>cox2</w:t>
      </w:r>
      <w:r w:rsidR="00810770" w:rsidRPr="006A738C">
        <w:t>), have been used, but have</w:t>
      </w:r>
      <w:r w:rsidR="00642ACE" w:rsidRPr="006A738C">
        <w:t xml:space="preserve"> either</w:t>
      </w:r>
      <w:r w:rsidR="00810770" w:rsidRPr="006A738C">
        <w:t xml:space="preserve"> not been extensively tested</w:t>
      </w:r>
      <w:r w:rsidR="002F5871" w:rsidRPr="006A738C">
        <w:t xml:space="preserve"> </w:t>
      </w:r>
      <w:r w:rsidR="00810770" w:rsidRPr="006A738C">
        <w:t xml:space="preserve">or only target </w:t>
      </w:r>
      <w:r w:rsidR="00C9136B">
        <w:t xml:space="preserve">the genus </w:t>
      </w:r>
      <w:r w:rsidR="004F5DA0" w:rsidRPr="006A738C">
        <w:rPr>
          <w:i/>
          <w:iCs/>
        </w:rPr>
        <w:t xml:space="preserve">Phytophthora </w:t>
      </w:r>
      <w:r w:rsidR="00810770" w:rsidRPr="006A738C">
        <w:fldChar w:fldCharType="begin"/>
      </w:r>
      <w:r w:rsidR="00134EDC">
        <w:instrText xml:space="preserve"> ADDIN ZOTERO_ITEM CSL_CITATION {"citationID":"HFUemyvA","properties":{"formattedCitation":"(Esmaeili Taheri, Chatterton, Gossen, &amp; McLaren, 2017; Fiore-Donno &amp; Bonkowski, 2021; Landa et al., 2021; Riddell et al., 2019; Sapp et al., 2016; Scibetta et al., 2012)","plainCitation":"(Esmaeili Taheri, Chatterton, Gossen, &amp; McLaren, 2017; Fiore-Donno &amp; Bonkowski, 2021; Landa et al., 2021; Riddell et al., 2019; Sapp et al., 2016; Scibetta et al., 2012)","noteIndex":0},"citationItems":[{"id":"T7zVW5gw/G1YLuOFH","uris":["http://zotero.org/users/local/mCbuJaMf/items/93AKKV86"],"itemData":{"id":202,"type":"article-journal","container-title":"Canadian journal of microbiology","issue":"9","note":"publisher: NRC Research Press","page":"769–779","title":"Degenerate ITS7 primer enhances oomycete community coverage and PCR sensitivity to Aphanomyces species, economically important plant pathogens","volume":"63","author":[{"family":"Esmaeili Taheri","given":"A"},{"family":"Chatterton","given":"S"},{"family":"Gossen","given":"BD"},{"family":"McLaren","given":"DL"}],"issued":{"date-parts":[["2017"]]}}},{"id":"T7zVW5gw/NkO6BdN7","uris":["http://zotero.org/users/local/mCbuJaMf/items/XQLHB65K"],"itemData":{"id":205,"type":"article-journal","container-title":"Biology and Fertility of Soils","issue":"2","note":"publisher: Springer","page":"245–256","title":"Different community compositions between obligate and facultative oomycete plant parasites in a landscape-scale metabarcoding survey","volume":"57","author":[{"family":"Fiore-Donno","given":"Anna Maria"},{"family":"Bonkowski","given":"Michael"}],"issued":{"date-parts":[["2021"]]}}},{"id":"T7zVW5gw/NpKum2S4","uris":["http://zotero.org/users/local/mCbuJaMf/items/67Z5T964"],"itemData":{"id":201,"type":"article-journal","container-title":"Forests","issue":"2","note":"publisher: Multidisciplinary Digital Publishing Institute","page":"229","title":"Diversity of Phytophthora Species Detected in Disturbed and Undisturbed British Soils Using High-Throughput Sequencing Targeting ITS rRNA and COI mtDNA Regions","volume":"12","author":[{"family":"Landa","given":"Blanca B"},{"family":"Arias-Giraldo","given":"Luis F"},{"family":"Henricot","given":"Béatrice"},{"family":"Montes-Borrego","given":"Miguel"},{"family":"Shuttleworth","given":"Lucas A"},{"family":"Pérez-Sierra","given":"Ana"}],"issued":{"date-parts":[["2021"]]}}},{"id":"T7zVW5gw/sCO7U6EQ","uris":["http://zotero.org/users/local/mCbuJaMf/items/FEMJ3MY8"],"itemData":{"id":406,"type":"article-journal","container-title":"PeerJ","note":"publisher: PeerJ Inc.","page":"e6931","title":"Metabarcoding reveals a high diversity of woody host-associated Phytophthora spp. in soils at public gardens and amenity woodlands in Britain","volume":"7","author":[{"family":"Riddell","given":"Carolyn E"},{"family":"Frederickson-Matika","given":"Debbie"},{"family":"Armstrong","given":"April C"},{"family":"Elliot","given":"Matt"},{"family":"Forster","given":"Jack"},{"family":"Hedley","given":"Pete E"},{"family":"Morris","given":"Jenny"},{"family":"Thorpe","given":"Peter"},{"family":"Cooke","given":"David EL"},{"family":"Pritchard","given":"Leighton"},{"literal":"others"}],"issued":{"date-parts":[["2019"]]}}},{"id":"T7zVW5gw/lz6sYaFO","uris":["http://zotero.org/users/local/mCbuJaMf/items/97YG4SXS"],"itemData":{"id":365,"type":"article-journal","container-title":"Forests","issue":"5","note":"publisher: Multidisciplinary Digital Publishing Institute","page":"95","title":"Metabarcoding of bacteria associated with the Acute Oak Decline syndrome in England","volume":"7","author":[{"family":"Sapp","given":"Melanie"},{"family":"Lewis","given":"Erin"},{"family":"Moss","given":"Stephen"},{"family":"Barrett","given":"Ben"},{"family":"Kirk","given":"Susan"},{"family":"Elphinstone","given":"John G"},{"family":"Denman","given":"Sandra"}],"issued":{"date-parts":[["2016"]]}}},{"id":2,"uris":["http://zotero.org/users/local/QPYb9T1g/items/ZESRBK5Q"],"itemData":{"id":2,"type":"article-journal","container-title":"Journal of microbiological methods","issue":"3","note":"publisher: Elsevier","page":"356–368","title":"A molecular method to assess Phytophthora diversity in environmental samples","volume":"88","author":[{"family":"Scibetta","given":"Silvia"},{"family":"Schena","given":"Leonardo"},{"family":"Chimento","given":"Antonio"},{"family":"Cacciola","given":"Santa O"},{"family":"Cooke","given":"David EL"}],"issued":{"date-parts":[["2012"]]}}}],"schema":"https://github.com/citation-style-language/schema/raw/master/csl-citation.json"} </w:instrText>
      </w:r>
      <w:r w:rsidR="00810770" w:rsidRPr="006A738C">
        <w:fldChar w:fldCharType="separate"/>
      </w:r>
      <w:r w:rsidR="00134EDC" w:rsidRPr="00134EDC">
        <w:t>(Esmaeili Taheri, Chatterton, Gossen, &amp; McLaren, 2017; Fiore-Donno &amp; Bonkowski, 2021; Landa et al., 2021; Riddell et al., 2019; Sapp et al., 2016; Scibetta et al., 2012)</w:t>
      </w:r>
      <w:r w:rsidR="00810770" w:rsidRPr="006A738C">
        <w:fldChar w:fldCharType="end"/>
      </w:r>
      <w:r w:rsidR="00810770" w:rsidRPr="006A738C">
        <w:t xml:space="preserve">. </w:t>
      </w:r>
      <w:r w:rsidR="005216D4">
        <w:t>In summary, a</w:t>
      </w:r>
      <w:r w:rsidR="000A1286" w:rsidRPr="006A738C">
        <w:t>ll the ITS</w:t>
      </w:r>
      <w:r w:rsidR="005D6B6E" w:rsidRPr="006A738C">
        <w:t>1</w:t>
      </w:r>
      <w:r w:rsidR="000A1286" w:rsidRPr="006A738C">
        <w:t xml:space="preserve">-based methods </w:t>
      </w:r>
      <w:r w:rsidR="004F5DA0" w:rsidRPr="006A738C">
        <w:t xml:space="preserve">targeting oomycetes </w:t>
      </w:r>
      <w:r w:rsidR="000A1286" w:rsidRPr="006A738C">
        <w:t xml:space="preserve">we are aware of have </w:t>
      </w:r>
      <w:r w:rsidR="00A05463">
        <w:t>shortcomings</w:t>
      </w:r>
      <w:r w:rsidR="005216D4" w:rsidRPr="006A738C">
        <w:t xml:space="preserve"> </w:t>
      </w:r>
      <w:r w:rsidR="00A05463">
        <w:t>regarding</w:t>
      </w:r>
      <w:r w:rsidR="000A1286" w:rsidRPr="006A738C">
        <w:t xml:space="preserve"> non-target amplification</w:t>
      </w:r>
      <w:r w:rsidR="005D6B6E" w:rsidRPr="006A738C">
        <w:t xml:space="preserve"> and</w:t>
      </w:r>
      <w:r w:rsidR="00A05463">
        <w:t>/or</w:t>
      </w:r>
      <w:r w:rsidR="005D6B6E" w:rsidRPr="006A738C">
        <w:t xml:space="preserve"> taxonomic resolution</w:t>
      </w:r>
      <w:r w:rsidR="000A1286" w:rsidRPr="006A738C">
        <w:t xml:space="preserve">. </w:t>
      </w:r>
      <w:r w:rsidRPr="006A738C">
        <w:br/>
      </w:r>
    </w:p>
    <w:p w14:paraId="3E465022" w14:textId="60AB0304" w:rsidR="00580D71" w:rsidRDefault="001924D1" w:rsidP="00661F0B">
      <w:pPr>
        <w:spacing w:line="480" w:lineRule="auto"/>
      </w:pPr>
      <w:r w:rsidRPr="006A738C">
        <w:t>The</w:t>
      </w:r>
      <w:r w:rsidR="00C1327D" w:rsidRPr="006A738C">
        <w:t xml:space="preserve"> mitochondrial</w:t>
      </w:r>
      <w:r w:rsidRPr="006A738C">
        <w:t xml:space="preserve"> </w:t>
      </w:r>
      <w:r w:rsidRPr="006A738C">
        <w:rPr>
          <w:i/>
        </w:rPr>
        <w:t>rps10</w:t>
      </w:r>
      <w:r w:rsidRPr="006A738C">
        <w:t xml:space="preserve"> gene</w:t>
      </w:r>
      <w:r w:rsidR="003366BD" w:rsidRPr="006A738C">
        <w:t xml:space="preserve">, encoding </w:t>
      </w:r>
      <w:r w:rsidR="005674F2" w:rsidRPr="006A738C">
        <w:t xml:space="preserve">the </w:t>
      </w:r>
      <w:r w:rsidR="003366BD" w:rsidRPr="006A738C">
        <w:rPr>
          <w:color w:val="000000"/>
        </w:rPr>
        <w:t>40S ribosomal protein</w:t>
      </w:r>
      <w:r w:rsidRPr="006A738C">
        <w:t xml:space="preserve"> has been </w:t>
      </w:r>
      <w:r w:rsidR="0090572A">
        <w:t>helpful in</w:t>
      </w:r>
      <w:r w:rsidR="00563D5C" w:rsidRPr="006A738C">
        <w:t xml:space="preserve"> delineating species and </w:t>
      </w:r>
      <w:r w:rsidRPr="006A738C">
        <w:t xml:space="preserve">estimating phylogenetic relationships </w:t>
      </w:r>
      <w:r w:rsidR="0065234F" w:rsidRPr="006A738C">
        <w:t xml:space="preserve">in </w:t>
      </w:r>
      <w:r w:rsidR="0065234F" w:rsidRPr="006A738C">
        <w:rPr>
          <w:i/>
          <w:iCs/>
        </w:rPr>
        <w:t>Phytophthora</w:t>
      </w:r>
      <w:r w:rsidR="009E40DE" w:rsidRPr="006A738C">
        <w:t xml:space="preserve"> </w:t>
      </w:r>
      <w:r w:rsidR="009E40DE" w:rsidRPr="006A738C">
        <w:fldChar w:fldCharType="begin"/>
      </w:r>
      <w:r w:rsidR="002D2C82">
        <w:instrText xml:space="preserve"> ADDIN ZOTERO_ITEM CSL_CITATION {"citationID":"oAcoFNxb","properties":{"formattedCitation":"(F. N. Martin, Blair, &amp; Coffey, 2014)","plainCitation":"(F. N. Martin, Blair, &amp; Coffey, 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9E40DE" w:rsidRPr="006A738C">
        <w:fldChar w:fldCharType="separate"/>
      </w:r>
      <w:r w:rsidR="003A4A5C" w:rsidRPr="006A738C">
        <w:t>(F. N. Martin, Blair, &amp; Coffey, 2014)</w:t>
      </w:r>
      <w:r w:rsidR="009E40DE" w:rsidRPr="006A738C">
        <w:fldChar w:fldCharType="end"/>
      </w:r>
      <w:r w:rsidR="009E40DE" w:rsidRPr="006A738C">
        <w:t>.</w:t>
      </w:r>
      <w:r w:rsidRPr="006A738C">
        <w:t xml:space="preserve"> </w:t>
      </w:r>
      <w:r w:rsidR="00FF0D83">
        <w:t>P</w:t>
      </w:r>
      <w:r w:rsidR="006D0AA6" w:rsidRPr="006A738C">
        <w:t xml:space="preserve">reliminary </w:t>
      </w:r>
      <w:r w:rsidRPr="006A738C">
        <w:t xml:space="preserve">analysis </w:t>
      </w:r>
      <w:r w:rsidR="0065234F" w:rsidRPr="006A738C">
        <w:t>using</w:t>
      </w:r>
      <w:r w:rsidR="009C1958" w:rsidRPr="006A738C">
        <w:t xml:space="preserve"> mitochondrial genomes from a broad range of taxa identified a</w:t>
      </w:r>
      <w:r w:rsidR="00CA4DA7" w:rsidRPr="006A738C">
        <w:t xml:space="preserve">n arrangement </w:t>
      </w:r>
      <w:r w:rsidRPr="006A738C">
        <w:t>of tRNA</w:t>
      </w:r>
      <w:r w:rsidR="003366BD" w:rsidRPr="006A738C">
        <w:t xml:space="preserve"> gene</w:t>
      </w:r>
      <w:r w:rsidRPr="006A738C">
        <w:t xml:space="preserve">s flanking the </w:t>
      </w:r>
      <w:r w:rsidRPr="006A738C">
        <w:rPr>
          <w:i/>
        </w:rPr>
        <w:t>rps10</w:t>
      </w:r>
      <w:r w:rsidRPr="006A738C">
        <w:t xml:space="preserve"> gene</w:t>
      </w:r>
      <w:r w:rsidR="00CA4DA7" w:rsidRPr="006A738C">
        <w:t xml:space="preserve"> unique to oomycetes</w:t>
      </w:r>
      <w:r w:rsidRPr="006A738C">
        <w:t xml:space="preserve"> (</w:t>
      </w:r>
      <w:r w:rsidRPr="006A738C">
        <w:rPr>
          <w:i/>
        </w:rPr>
        <w:t>tRNA</w:t>
      </w:r>
      <w:r w:rsidR="006D7BA7" w:rsidRPr="006A738C">
        <w:rPr>
          <w:i/>
        </w:rPr>
        <w:t>-Phe, rps10, tRNA-Arg,</w:t>
      </w:r>
      <w:r w:rsidRPr="006A738C">
        <w:rPr>
          <w:i/>
        </w:rPr>
        <w:t xml:space="preserve"> tRNA-</w:t>
      </w:r>
      <w:r w:rsidR="006D7BA7" w:rsidRPr="006A738C">
        <w:rPr>
          <w:i/>
        </w:rPr>
        <w:t>Gln,</w:t>
      </w:r>
      <w:r w:rsidRPr="006A738C">
        <w:rPr>
          <w:i/>
        </w:rPr>
        <w:t xml:space="preserve"> tRNA-</w:t>
      </w:r>
      <w:r w:rsidR="006D7BA7" w:rsidRPr="006A738C">
        <w:rPr>
          <w:i/>
        </w:rPr>
        <w:t xml:space="preserve">Ile, </w:t>
      </w:r>
      <w:r w:rsidRPr="006A738C">
        <w:rPr>
          <w:i/>
        </w:rPr>
        <w:t>tRNA-</w:t>
      </w:r>
      <w:r w:rsidR="006B46D7" w:rsidRPr="006A738C">
        <w:rPr>
          <w:i/>
        </w:rPr>
        <w:t>V</w:t>
      </w:r>
      <w:r w:rsidR="006D7BA7" w:rsidRPr="006A738C">
        <w:rPr>
          <w:i/>
        </w:rPr>
        <w:t>al</w:t>
      </w:r>
      <w:r w:rsidR="00952798" w:rsidRPr="00B77C00">
        <w:rPr>
          <w:iCs/>
        </w:rPr>
        <w:t>; F. Martin, unpublished</w:t>
      </w:r>
      <w:r w:rsidR="006B46D7" w:rsidRPr="00952798">
        <w:rPr>
          <w:iCs/>
        </w:rPr>
        <w:t>)</w:t>
      </w:r>
      <w:r w:rsidR="00A023E7" w:rsidRPr="00632EB7">
        <w:rPr>
          <w:iCs/>
        </w:rPr>
        <w:t xml:space="preserve">. </w:t>
      </w:r>
      <w:del w:id="42" w:author="Zachary Foster" w:date="2022-03-17T21:42:00Z">
        <w:r w:rsidR="003366BD" w:rsidRPr="00632EB7" w:rsidDel="002137EC">
          <w:rPr>
            <w:iCs/>
          </w:rPr>
          <w:delText>A</w:delText>
        </w:r>
        <w:r w:rsidR="006B46D7" w:rsidRPr="00632EB7" w:rsidDel="002137EC">
          <w:rPr>
            <w:iCs/>
          </w:rPr>
          <w:delText xml:space="preserve">mplification </w:delText>
        </w:r>
      </w:del>
      <w:ins w:id="43" w:author="Zachary Foster" w:date="2022-03-17T21:42:00Z">
        <w:r w:rsidR="002137EC">
          <w:rPr>
            <w:iCs/>
          </w:rPr>
          <w:t>PCR</w:t>
        </w:r>
        <w:r w:rsidR="002137EC" w:rsidRPr="00632EB7">
          <w:rPr>
            <w:iCs/>
          </w:rPr>
          <w:t xml:space="preserve"> </w:t>
        </w:r>
      </w:ins>
      <w:r w:rsidR="006B46D7" w:rsidRPr="00632EB7">
        <w:rPr>
          <w:iCs/>
        </w:rPr>
        <w:t>primers</w:t>
      </w:r>
      <w:r w:rsidR="003366BD" w:rsidRPr="00632EB7">
        <w:rPr>
          <w:iCs/>
        </w:rPr>
        <w:t xml:space="preserve"> </w:t>
      </w:r>
      <w:r w:rsidR="003366BD" w:rsidRPr="006A738C">
        <w:t>designed</w:t>
      </w:r>
      <w:r w:rsidR="006B46D7" w:rsidRPr="006A738C">
        <w:t xml:space="preserve"> fro</w:t>
      </w:r>
      <w:r w:rsidR="00B74179" w:rsidRPr="006A738C">
        <w:t>m conserved</w:t>
      </w:r>
      <w:r w:rsidR="0029434C" w:rsidRPr="006A738C">
        <w:t xml:space="preserve"> regions of</w:t>
      </w:r>
      <w:r w:rsidR="00B74179" w:rsidRPr="006A738C">
        <w:t xml:space="preserve"> </w:t>
      </w:r>
      <w:r w:rsidR="00B74179" w:rsidRPr="006A738C">
        <w:rPr>
          <w:i/>
        </w:rPr>
        <w:t>tRNA-</w:t>
      </w:r>
      <w:r w:rsidR="00C46958" w:rsidRPr="006A738C">
        <w:rPr>
          <w:i/>
        </w:rPr>
        <w:t>Phe</w:t>
      </w:r>
      <w:r w:rsidR="006B46D7" w:rsidRPr="006A738C">
        <w:t xml:space="preserve"> and </w:t>
      </w:r>
      <w:r w:rsidR="006B46D7" w:rsidRPr="006A738C">
        <w:rPr>
          <w:i/>
        </w:rPr>
        <w:t>tRNA-</w:t>
      </w:r>
      <w:r w:rsidR="005674F2" w:rsidRPr="006A738C">
        <w:rPr>
          <w:i/>
          <w:iCs/>
        </w:rPr>
        <w:t>Ile</w:t>
      </w:r>
      <w:r w:rsidR="006B46D7" w:rsidRPr="006A738C">
        <w:t xml:space="preserve"> amplified template</w:t>
      </w:r>
      <w:r w:rsidR="003366BD" w:rsidRPr="006A738C">
        <w:t>s suitable for sequencing</w:t>
      </w:r>
      <w:r w:rsidR="006B46D7" w:rsidRPr="006A738C">
        <w:t xml:space="preserve"> from </w:t>
      </w:r>
      <w:r w:rsidR="00741358" w:rsidRPr="006A738C">
        <w:t>many different oomycete species</w:t>
      </w:r>
      <w:r w:rsidR="006B46D7" w:rsidRPr="006A738C">
        <w:t xml:space="preserve"> </w:t>
      </w:r>
      <w:r w:rsidR="00D73A85" w:rsidRPr="006A738C">
        <w:fldChar w:fldCharType="begin"/>
      </w:r>
      <w:r w:rsidR="002D2C82">
        <w:instrText xml:space="preserve"> ADDIN ZOTERO_ITEM CSL_CITATION {"citationID":"tWy0GYyr","properties":{"formattedCitation":"(F. N. Martin et al., 2014; F. Martin, unpublished)","plainCitation":"(F. N. Martin et al., 2014; F. Martin, unpublished)","dontUpdate":true,"noteIndex":0},"citationItems":[{"id":"qwswFzrb/ZUt9Gay6","uris":["http://zotero.org/users/116661/items/MR4EA4VQ"],"itemData":{"id":5421,"type":"article-journal","container-title":"Fungal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D"}],"issued":{"date-parts":[["2014",5]]}},"suffix":"; F. Martin, unpublished"}],"schema":"https://github.com/citation-style-language/schema/raw/master/csl-citation.json"} </w:instrText>
      </w:r>
      <w:r w:rsidR="00D73A85" w:rsidRPr="006A738C">
        <w:fldChar w:fldCharType="separate"/>
      </w:r>
      <w:r w:rsidR="00873CE8" w:rsidRPr="006A738C">
        <w:rPr>
          <w:noProof/>
        </w:rPr>
        <w:t>(</w:t>
      </w:r>
      <w:r w:rsidR="009C1958" w:rsidRPr="006A738C">
        <w:rPr>
          <w:noProof/>
        </w:rPr>
        <w:t>M</w:t>
      </w:r>
      <w:r w:rsidR="00873CE8" w:rsidRPr="006A738C">
        <w:rPr>
          <w:noProof/>
        </w:rPr>
        <w:t xml:space="preserve">artin et al., 2014; </w:t>
      </w:r>
      <w:r w:rsidR="009C1958" w:rsidRPr="006A738C">
        <w:rPr>
          <w:noProof/>
        </w:rPr>
        <w:t xml:space="preserve">F. N. </w:t>
      </w:r>
      <w:r w:rsidR="00873CE8" w:rsidRPr="006A738C">
        <w:rPr>
          <w:noProof/>
        </w:rPr>
        <w:t>Martin, unpublished)</w:t>
      </w:r>
      <w:r w:rsidR="00D73A85" w:rsidRPr="006A738C">
        <w:fldChar w:fldCharType="end"/>
      </w:r>
      <w:r w:rsidR="006B46D7" w:rsidRPr="006A738C">
        <w:t>. While this locus was useful for phylogenetic analysis and as a barcode for species identification,</w:t>
      </w:r>
      <w:r w:rsidR="000A1286" w:rsidRPr="006A738C">
        <w:t xml:space="preserve"> a mean length of</w:t>
      </w:r>
      <w:r w:rsidR="006B46D7" w:rsidRPr="006A738C">
        <w:t xml:space="preserve"> approximately </w:t>
      </w:r>
      <w:r w:rsidR="00791195" w:rsidRPr="006A738C">
        <w:t xml:space="preserve">600 bp </w:t>
      </w:r>
      <w:r w:rsidR="000A1286" w:rsidRPr="006A738C">
        <w:t xml:space="preserve">makes it </w:t>
      </w:r>
      <w:r w:rsidR="00F80AFE" w:rsidRPr="006A738C">
        <w:t>too long</w:t>
      </w:r>
      <w:r w:rsidR="000A1286" w:rsidRPr="006A738C">
        <w:t xml:space="preserve"> for metabarcoding using Illumina sequencers</w:t>
      </w:r>
      <w:r w:rsidR="00A023E7" w:rsidRPr="006A738C">
        <w:t xml:space="preserve">. </w:t>
      </w:r>
      <w:r w:rsidR="00CD5D5B" w:rsidRPr="006A738C">
        <w:t xml:space="preserve">Yuan et al. </w:t>
      </w:r>
      <w:r w:rsidR="00B50F2F" w:rsidRPr="006A738C">
        <w:fldChar w:fldCharType="begin"/>
      </w:r>
      <w:r w:rsidR="002D2C82">
        <w:instrText xml:space="preserve"> ADDIN ZOTERO_ITEM CSL_CITATION {"citationID":"BYJSQba3","properties":{"formattedCitation":"(2017)","plainCitation":"(2017)","noteIndex":0},"citationItems":[{"id":"qwswFzrb/4YcQ1Aeb","uris":["http://zotero.org/users/116661/items/FG9C9EBY"],"itemData":{"id":6399,"type":"article-journal","container-title":"Frontiers in Microbiology","DOI":"10.3389/fmicb.2017.01484","ISSN":"1664-302X","journalAbbreviation":"Front. Microbiol.","page":"1484","source":"DOI.org (Crossref)","title":"Complete mitochondrial genome of &lt;i&gt;Phytophthora nicotianae&lt;/i&gt; and identification of molecular markers for the oomycetes","volume":"8","author":[{"family":"Yuan","given":"Xiaolong"},{"family":"Feng","given":"Chao"},{"family":"Zhang","given":"Zhongfeng"},{"family":"Zhang","given":"Chengsheng"}],"issued":{"date-parts":[["2017",8,8]]}},"suppress-author":true}],"schema":"https://github.com/citation-style-language/schema/raw/master/csl-citation.json"} </w:instrText>
      </w:r>
      <w:r w:rsidR="00B50F2F" w:rsidRPr="006A738C">
        <w:fldChar w:fldCharType="separate"/>
      </w:r>
      <w:r w:rsidR="00C5301C" w:rsidRPr="006A738C">
        <w:t>(2017)</w:t>
      </w:r>
      <w:r w:rsidR="00B50F2F" w:rsidRPr="006A738C">
        <w:fldChar w:fldCharType="end"/>
      </w:r>
      <w:r w:rsidR="00CD5D5B" w:rsidRPr="006A738C">
        <w:t xml:space="preserve"> </w:t>
      </w:r>
      <w:r w:rsidR="00563D5C" w:rsidRPr="006A738C">
        <w:t xml:space="preserve">also </w:t>
      </w:r>
      <w:r w:rsidR="00791195" w:rsidRPr="006A738C">
        <w:t>noted the sequence divergence of the</w:t>
      </w:r>
      <w:r w:rsidR="00CD5D5B" w:rsidRPr="006A738C">
        <w:t xml:space="preserve"> </w:t>
      </w:r>
      <w:r w:rsidR="00CD5D5B" w:rsidRPr="006A738C">
        <w:rPr>
          <w:i/>
        </w:rPr>
        <w:t>rps10</w:t>
      </w:r>
      <w:r w:rsidR="00CD5D5B" w:rsidRPr="006A738C">
        <w:t xml:space="preserve"> locus (among others) </w:t>
      </w:r>
      <w:r w:rsidR="00791195" w:rsidRPr="006A738C">
        <w:t>for 14 oomycete taxa and</w:t>
      </w:r>
      <w:r w:rsidR="002C2748" w:rsidRPr="006A738C">
        <w:t xml:space="preserve"> </w:t>
      </w:r>
      <w:r w:rsidR="00791195" w:rsidRPr="006A738C">
        <w:t xml:space="preserve">suggested the locus </w:t>
      </w:r>
      <w:r w:rsidR="00CD5D5B" w:rsidRPr="006A738C">
        <w:t>as a candidate barcode for oomycete</w:t>
      </w:r>
      <w:r w:rsidR="00791195" w:rsidRPr="006A738C">
        <w:t>s</w:t>
      </w:r>
      <w:r w:rsidR="00CD5D5B" w:rsidRPr="006A738C">
        <w:t xml:space="preserve">. </w:t>
      </w:r>
    </w:p>
    <w:p w14:paraId="0524CA7A" w14:textId="77777777" w:rsidR="00B34D7B" w:rsidRDefault="00B34D7B" w:rsidP="00661F0B">
      <w:pPr>
        <w:spacing w:line="480" w:lineRule="auto"/>
      </w:pPr>
    </w:p>
    <w:p w14:paraId="0000001B" w14:textId="6EFEBF89" w:rsidR="00096B6A" w:rsidRPr="006A738C" w:rsidRDefault="00E416A4" w:rsidP="00661F0B">
      <w:pPr>
        <w:spacing w:line="480" w:lineRule="auto"/>
      </w:pPr>
      <w:r w:rsidRPr="006A738C">
        <w:lastRenderedPageBreak/>
        <w:t>Here,</w:t>
      </w:r>
      <w:r w:rsidR="00CD5D5B" w:rsidRPr="006A738C">
        <w:t xml:space="preserve"> we propose </w:t>
      </w:r>
      <w:r w:rsidR="00926B97" w:rsidRPr="006A738C">
        <w:t>the</w:t>
      </w:r>
      <w:r w:rsidR="00CD5D5B" w:rsidRPr="006A738C">
        <w:t xml:space="preserve"> </w:t>
      </w:r>
      <w:r w:rsidR="00CD5D5B" w:rsidRPr="006A738C">
        <w:rPr>
          <w:i/>
        </w:rPr>
        <w:t>rps10</w:t>
      </w:r>
      <w:r w:rsidR="00CD5D5B" w:rsidRPr="006A738C">
        <w:t xml:space="preserve"> </w:t>
      </w:r>
      <w:r w:rsidR="006E4830" w:rsidRPr="006A738C">
        <w:t xml:space="preserve">locus </w:t>
      </w:r>
      <w:r w:rsidRPr="006A738C">
        <w:t>as a</w:t>
      </w:r>
      <w:r w:rsidR="007345A0" w:rsidRPr="006A738C">
        <w:t xml:space="preserve">n </w:t>
      </w:r>
      <w:r w:rsidR="007F12C1" w:rsidRPr="006A738C">
        <w:t>oomycete</w:t>
      </w:r>
      <w:r w:rsidR="00741358" w:rsidRPr="006A738C">
        <w:t xml:space="preserve"> barcode</w:t>
      </w:r>
      <w:r w:rsidRPr="006A738C">
        <w:t xml:space="preserve"> </w:t>
      </w:r>
      <w:r w:rsidR="00642ACE" w:rsidRPr="006A738C">
        <w:t xml:space="preserve">and provide primers </w:t>
      </w:r>
      <w:r w:rsidRPr="006A738C">
        <w:t>suitable</w:t>
      </w:r>
      <w:r w:rsidR="00CD5D5B" w:rsidRPr="006A738C">
        <w:t xml:space="preserve"> </w:t>
      </w:r>
      <w:r w:rsidRPr="006A738C">
        <w:t>for short</w:t>
      </w:r>
      <w:r w:rsidR="008367B8" w:rsidRPr="006A738C">
        <w:t>-</w:t>
      </w:r>
      <w:r w:rsidRPr="006A738C">
        <w:t>read</w:t>
      </w:r>
      <w:r w:rsidR="00CD5D5B" w:rsidRPr="006A738C">
        <w:t xml:space="preserve"> </w:t>
      </w:r>
      <w:r w:rsidRPr="006A738C">
        <w:t>sequencing on platforms like</w:t>
      </w:r>
      <w:r w:rsidR="003366BD" w:rsidRPr="006A738C">
        <w:t xml:space="preserve"> the</w:t>
      </w:r>
      <w:r w:rsidRPr="006A738C">
        <w:t xml:space="preserve"> </w:t>
      </w:r>
      <w:r w:rsidR="00CD5D5B" w:rsidRPr="006A738C">
        <w:t>Illumina MiSeq</w:t>
      </w:r>
      <w:r w:rsidR="00A023E7" w:rsidRPr="006A738C">
        <w:t xml:space="preserve">. </w:t>
      </w:r>
      <w:r w:rsidR="00741358" w:rsidRPr="006A738C">
        <w:t xml:space="preserve">The </w:t>
      </w:r>
      <w:del w:id="44" w:author="Zachary Foster" w:date="2022-03-17T21:42:00Z">
        <w:r w:rsidR="00741358" w:rsidRPr="006A738C" w:rsidDel="002137EC">
          <w:delText xml:space="preserve">usefulness </w:delText>
        </w:r>
      </w:del>
      <w:ins w:id="45" w:author="Zachary Foster" w:date="2022-03-17T21:42:00Z">
        <w:r w:rsidR="002137EC">
          <w:t>efficacy</w:t>
        </w:r>
        <w:r w:rsidR="002137EC" w:rsidRPr="006A738C">
          <w:t xml:space="preserve"> </w:t>
        </w:r>
      </w:ins>
      <w:r w:rsidR="00741358" w:rsidRPr="006A738C">
        <w:t>of</w:t>
      </w:r>
      <w:ins w:id="46" w:author="Zachary Foster" w:date="2022-03-17T21:45:00Z">
        <w:r w:rsidR="002137EC">
          <w:t xml:space="preserve"> the</w:t>
        </w:r>
      </w:ins>
      <w:r w:rsidR="00741358" w:rsidRPr="006A738C">
        <w:t xml:space="preserve"> </w:t>
      </w:r>
      <w:r w:rsidR="005216D4" w:rsidRPr="000561BC">
        <w:rPr>
          <w:i/>
          <w:iCs/>
        </w:rPr>
        <w:t>rps10</w:t>
      </w:r>
      <w:r w:rsidR="005216D4">
        <w:t xml:space="preserve"> </w:t>
      </w:r>
      <w:del w:id="47" w:author="Zachary Foster" w:date="2022-03-17T21:45:00Z">
        <w:r w:rsidR="005216D4" w:rsidDel="002137EC">
          <w:delText>primers</w:delText>
        </w:r>
        <w:r w:rsidR="005216D4" w:rsidRPr="006A738C" w:rsidDel="002137EC">
          <w:delText xml:space="preserve"> </w:delText>
        </w:r>
      </w:del>
      <w:ins w:id="48" w:author="Zachary Foster" w:date="2022-03-17T21:45:00Z">
        <w:r w:rsidR="002137EC">
          <w:t>method</w:t>
        </w:r>
        <w:r w:rsidR="002137EC" w:rsidRPr="006A738C">
          <w:t xml:space="preserve"> </w:t>
        </w:r>
      </w:ins>
      <w:r w:rsidR="00741358" w:rsidRPr="006A738C">
        <w:t xml:space="preserve">was </w:t>
      </w:r>
      <w:r w:rsidR="00CD5D5B" w:rsidRPr="006A738C">
        <w:t>compare</w:t>
      </w:r>
      <w:r w:rsidR="003825CD" w:rsidRPr="006A738C">
        <w:t>d</w:t>
      </w:r>
      <w:r w:rsidR="00CD5D5B" w:rsidRPr="006A738C">
        <w:t xml:space="preserve"> to </w:t>
      </w:r>
      <w:r w:rsidR="003366BD" w:rsidRPr="006A738C">
        <w:t xml:space="preserve">the </w:t>
      </w:r>
      <w:del w:id="49" w:author="Zachary Foster" w:date="2022-03-17T21:45:00Z">
        <w:r w:rsidR="00CD5D5B" w:rsidRPr="006A738C" w:rsidDel="002137EC">
          <w:delText>semi-nested</w:delText>
        </w:r>
      </w:del>
      <w:ins w:id="50" w:author="Zachary Foster" w:date="2022-03-17T21:45:00Z">
        <w:r w:rsidR="002137EC">
          <w:t>ITS1-based</w:t>
        </w:r>
      </w:ins>
      <w:r w:rsidR="00CD5D5B" w:rsidRPr="006A738C">
        <w:t xml:space="preserve"> method </w:t>
      </w:r>
      <w:del w:id="51" w:author="Zachary Foster" w:date="2022-03-17T21:45:00Z">
        <w:r w:rsidR="00CD5D5B" w:rsidRPr="006A738C" w:rsidDel="00E7126B">
          <w:delText>to amplify ITS1</w:delText>
        </w:r>
        <w:r w:rsidR="00EC30ED" w:rsidRPr="006A738C" w:rsidDel="00E7126B">
          <w:delText xml:space="preserve"> </w:delText>
        </w:r>
      </w:del>
      <w:r w:rsidR="00CD5D5B" w:rsidRPr="006A738C">
        <w:t xml:space="preserve">proposed by Sapkota and Nicolaisen </w:t>
      </w:r>
      <w:r w:rsidR="00781FEB" w:rsidRPr="006A738C">
        <w:fldChar w:fldCharType="begin"/>
      </w:r>
      <w:r w:rsidR="002D2C82">
        <w:instrText xml:space="preserve"> ADDIN ZOTERO_ITEM CSL_CITATION {"citationID":"eri1F2Ho","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781FEB" w:rsidRPr="006A738C">
        <w:fldChar w:fldCharType="separate"/>
      </w:r>
      <w:r w:rsidR="00C5301C" w:rsidRPr="006A738C">
        <w:rPr>
          <w:noProof/>
        </w:rPr>
        <w:t>(2015)</w:t>
      </w:r>
      <w:r w:rsidR="00781FEB" w:rsidRPr="006A738C">
        <w:fldChar w:fldCharType="end"/>
      </w:r>
      <w:r w:rsidR="000A1286" w:rsidRPr="006A738C">
        <w:t xml:space="preserve">, </w:t>
      </w:r>
      <w:r w:rsidR="00741358" w:rsidRPr="006A738C">
        <w:t xml:space="preserve">which has reported some of the best results using ITS1 for </w:t>
      </w:r>
      <w:r w:rsidR="000A1286" w:rsidRPr="006A738C">
        <w:t>oomycete</w:t>
      </w:r>
      <w:r w:rsidR="00741358" w:rsidRPr="006A738C">
        <w:t xml:space="preserve"> metabarcoding</w:t>
      </w:r>
      <w:r w:rsidR="00CD5D5B" w:rsidRPr="006A738C">
        <w:t xml:space="preserve">. </w:t>
      </w:r>
      <w:r w:rsidR="005216D4">
        <w:t>W</w:t>
      </w:r>
      <w:r w:rsidR="00CD5D5B" w:rsidRPr="006A738C">
        <w:t xml:space="preserve">e compared </w:t>
      </w:r>
      <w:r w:rsidR="00042845">
        <w:t>each method’s</w:t>
      </w:r>
      <w:r w:rsidR="00BA3CDC" w:rsidRPr="006A738C">
        <w:t xml:space="preserve"> taxonomic</w:t>
      </w:r>
      <w:r w:rsidR="00CD5D5B" w:rsidRPr="006A738C">
        <w:t xml:space="preserve"> specificity and resolution </w:t>
      </w:r>
      <w:r w:rsidR="005216D4">
        <w:t>b</w:t>
      </w:r>
      <w:r w:rsidR="005216D4" w:rsidRPr="006A738C">
        <w:t xml:space="preserve">y simulating PCR amplification </w:t>
      </w:r>
      <w:r w:rsidR="005216D4" w:rsidRPr="006A738C">
        <w:rPr>
          <w:iCs/>
        </w:rPr>
        <w:t xml:space="preserve">with reference sequences </w:t>
      </w:r>
      <w:r w:rsidR="005216D4" w:rsidRPr="006A738C">
        <w:t>and conducting metabarcoding of environmental samples and a mock community</w:t>
      </w:r>
      <w:r w:rsidR="005216D4">
        <w:t xml:space="preserve"> composed of a mixture of known species composition</w:t>
      </w:r>
      <w:r w:rsidR="00CD5D5B" w:rsidRPr="006A738C">
        <w:t xml:space="preserve">. </w:t>
      </w:r>
      <w:r w:rsidR="00386723">
        <w:t>We clustered reads into both ASVs and OTUs</w:t>
      </w:r>
      <w:r w:rsidR="00B34D7B">
        <w:t xml:space="preserve"> to determine which approach work</w:t>
      </w:r>
      <w:r w:rsidR="006409E6">
        <w:t>s</w:t>
      </w:r>
      <w:r w:rsidR="00B34D7B">
        <w:t xml:space="preserve"> best with the proposed method</w:t>
      </w:r>
      <w:r w:rsidR="00386723">
        <w:t>.</w:t>
      </w:r>
      <w:r w:rsidR="00F65903">
        <w:t xml:space="preserve"> </w:t>
      </w:r>
      <w:r w:rsidR="005216D4">
        <w:t>We developed a</w:t>
      </w:r>
      <w:r w:rsidR="00CD5D5B" w:rsidRPr="006A738C">
        <w:t xml:space="preserve"> companion website to host the </w:t>
      </w:r>
      <w:r w:rsidR="00CD5D5B" w:rsidRPr="006A738C">
        <w:rPr>
          <w:i/>
        </w:rPr>
        <w:t xml:space="preserve">rps10 </w:t>
      </w:r>
      <w:r w:rsidR="00CD5D5B" w:rsidRPr="006A738C">
        <w:t xml:space="preserve">reference database and </w:t>
      </w:r>
      <w:r w:rsidR="005216D4">
        <w:t xml:space="preserve">describe </w:t>
      </w:r>
      <w:r w:rsidR="00CD5D5B" w:rsidRPr="006A738C">
        <w:t xml:space="preserve">all protocols needed for researchers to immediately apply this </w:t>
      </w:r>
      <w:r w:rsidR="007345A0" w:rsidRPr="006A738C">
        <w:t xml:space="preserve">validated </w:t>
      </w:r>
      <w:r w:rsidR="00CD5D5B" w:rsidRPr="006A738C">
        <w:t>method to oomycete metabarcoding.</w:t>
      </w:r>
    </w:p>
    <w:p w14:paraId="0000001C" w14:textId="77777777" w:rsidR="00096B6A" w:rsidRPr="006A738C" w:rsidRDefault="00096B6A" w:rsidP="00661F0B">
      <w:pPr>
        <w:spacing w:line="480" w:lineRule="auto"/>
        <w:rPr>
          <w:color w:val="000000"/>
        </w:rPr>
      </w:pPr>
    </w:p>
    <w:p w14:paraId="0000001D" w14:textId="57BB3E88" w:rsidR="00096B6A" w:rsidRPr="006A738C" w:rsidRDefault="00D8220A" w:rsidP="00661F0B">
      <w:pPr>
        <w:spacing w:line="480" w:lineRule="auto"/>
        <w:rPr>
          <w:b/>
          <w:color w:val="000000"/>
        </w:rPr>
      </w:pPr>
      <w:r w:rsidRPr="006A738C">
        <w:rPr>
          <w:b/>
          <w:color w:val="000000"/>
        </w:rPr>
        <w:t>2. MATERIALS AND METHODS</w:t>
      </w:r>
    </w:p>
    <w:p w14:paraId="0000001E" w14:textId="77777777" w:rsidR="00096B6A" w:rsidRPr="006A738C" w:rsidRDefault="00096B6A" w:rsidP="00661F0B">
      <w:pPr>
        <w:spacing w:line="480" w:lineRule="auto"/>
        <w:rPr>
          <w:i/>
          <w:color w:val="000000"/>
        </w:rPr>
      </w:pPr>
    </w:p>
    <w:p w14:paraId="0000001F" w14:textId="6F11B764" w:rsidR="00096B6A" w:rsidRPr="006A738C" w:rsidRDefault="00FF6901" w:rsidP="00661F0B">
      <w:pPr>
        <w:spacing w:line="480" w:lineRule="auto"/>
        <w:rPr>
          <w:bCs/>
          <w:color w:val="000000"/>
        </w:rPr>
      </w:pPr>
      <w:r w:rsidRPr="006A738C">
        <w:rPr>
          <w:bCs/>
          <w:color w:val="000000"/>
        </w:rPr>
        <w:t xml:space="preserve">2.1 </w:t>
      </w:r>
      <w:r w:rsidR="00CD5D5B" w:rsidRPr="006A738C">
        <w:rPr>
          <w:bCs/>
          <w:color w:val="000000"/>
        </w:rPr>
        <w:t>Primer design</w:t>
      </w:r>
    </w:p>
    <w:p w14:paraId="7113F560" w14:textId="77777777" w:rsidR="001B4BDD" w:rsidRPr="006A738C" w:rsidRDefault="001B4BDD" w:rsidP="00661F0B">
      <w:pPr>
        <w:spacing w:line="480" w:lineRule="auto"/>
        <w:rPr>
          <w:color w:val="000000"/>
        </w:rPr>
      </w:pPr>
    </w:p>
    <w:p w14:paraId="00000020" w14:textId="1022A729" w:rsidR="00096B6A" w:rsidRPr="006A738C" w:rsidRDefault="00032260" w:rsidP="00661F0B">
      <w:pPr>
        <w:spacing w:line="480" w:lineRule="auto"/>
        <w:rPr>
          <w:color w:val="000000"/>
        </w:rPr>
      </w:pPr>
      <w:r w:rsidRPr="006A738C">
        <w:rPr>
          <w:color w:val="000000"/>
        </w:rPr>
        <w:t>Metabarcoding primers suitable for</w:t>
      </w:r>
      <w:r w:rsidR="00B43AF2" w:rsidRPr="006A738C">
        <w:rPr>
          <w:color w:val="000000"/>
        </w:rPr>
        <w:t xml:space="preserve"> use with the</w:t>
      </w:r>
      <w:r w:rsidRPr="006A738C">
        <w:rPr>
          <w:color w:val="000000"/>
        </w:rPr>
        <w:t xml:space="preserve"> </w:t>
      </w:r>
      <w:r w:rsidR="00640A13" w:rsidRPr="006A738C">
        <w:rPr>
          <w:color w:val="000000"/>
        </w:rPr>
        <w:t xml:space="preserve">Illumina </w:t>
      </w:r>
      <w:r w:rsidRPr="006A738C">
        <w:rPr>
          <w:color w:val="000000"/>
        </w:rPr>
        <w:t xml:space="preserve">MiSeq </w:t>
      </w:r>
      <w:r w:rsidR="00640A13" w:rsidRPr="006A738C">
        <w:rPr>
          <w:color w:val="000000"/>
        </w:rPr>
        <w:t xml:space="preserve">(San Diego, CA) </w:t>
      </w:r>
      <w:r w:rsidRPr="006A738C">
        <w:rPr>
          <w:color w:val="000000"/>
        </w:rPr>
        <w:t>were designed by searching s</w:t>
      </w:r>
      <w:r w:rsidR="005445DF" w:rsidRPr="006A738C">
        <w:rPr>
          <w:color w:val="000000"/>
        </w:rPr>
        <w:t>equence alignments</w:t>
      </w:r>
      <w:r w:rsidR="008554F7" w:rsidRPr="006A738C">
        <w:rPr>
          <w:color w:val="000000"/>
        </w:rPr>
        <w:t xml:space="preserve"> of the region around </w:t>
      </w:r>
      <w:r w:rsidR="001E596B">
        <w:rPr>
          <w:color w:val="000000"/>
        </w:rPr>
        <w:t xml:space="preserve">the </w:t>
      </w:r>
      <w:r w:rsidR="008554F7" w:rsidRPr="006A738C">
        <w:rPr>
          <w:i/>
          <w:iCs/>
          <w:color w:val="000000"/>
        </w:rPr>
        <w:t>rps10</w:t>
      </w:r>
      <w:r w:rsidR="001E596B">
        <w:rPr>
          <w:i/>
          <w:iCs/>
          <w:color w:val="000000"/>
        </w:rPr>
        <w:t xml:space="preserve"> </w:t>
      </w:r>
      <w:r w:rsidR="001E596B">
        <w:rPr>
          <w:color w:val="000000"/>
        </w:rPr>
        <w:t>locus</w:t>
      </w:r>
      <w:r w:rsidR="008554F7" w:rsidRPr="006A738C">
        <w:rPr>
          <w:color w:val="000000"/>
        </w:rPr>
        <w:t xml:space="preserve">. The sequences consisted of </w:t>
      </w:r>
      <w:r w:rsidR="005445DF" w:rsidRPr="006A738C">
        <w:rPr>
          <w:color w:val="000000"/>
        </w:rPr>
        <w:t xml:space="preserve">amplicons generated using </w:t>
      </w:r>
      <w:r w:rsidR="00EB127D" w:rsidRPr="006A738C">
        <w:rPr>
          <w:color w:val="000000"/>
        </w:rPr>
        <w:t xml:space="preserve">primers </w:t>
      </w:r>
      <w:r w:rsidR="00B74179" w:rsidRPr="006A738C">
        <w:rPr>
          <w:color w:val="000000"/>
        </w:rPr>
        <w:t>in</w:t>
      </w:r>
      <w:r w:rsidR="00EE156B" w:rsidRPr="006A738C">
        <w:rPr>
          <w:color w:val="000000"/>
        </w:rPr>
        <w:t xml:space="preserve"> the</w:t>
      </w:r>
      <w:r w:rsidR="00B74179" w:rsidRPr="006A738C">
        <w:rPr>
          <w:color w:val="000000"/>
        </w:rPr>
        <w:t xml:space="preserve"> flanking </w:t>
      </w:r>
      <w:r w:rsidR="00B74179" w:rsidRPr="006A738C">
        <w:rPr>
          <w:i/>
          <w:iCs/>
        </w:rPr>
        <w:t>tRNA-</w:t>
      </w:r>
      <w:r w:rsidR="00640A13" w:rsidRPr="006A738C">
        <w:rPr>
          <w:i/>
          <w:iCs/>
        </w:rPr>
        <w:t>Phe</w:t>
      </w:r>
      <w:r w:rsidR="00B74179" w:rsidRPr="006A738C">
        <w:t xml:space="preserve"> and </w:t>
      </w:r>
      <w:r w:rsidR="00B74179" w:rsidRPr="006A738C">
        <w:rPr>
          <w:i/>
          <w:iCs/>
        </w:rPr>
        <w:t>tRNA-Ile</w:t>
      </w:r>
      <w:r w:rsidR="00B74179" w:rsidRPr="006A738C">
        <w:t xml:space="preserve"> </w:t>
      </w:r>
      <w:r w:rsidR="00EE156B" w:rsidRPr="006A738C">
        <w:t xml:space="preserve">loci </w:t>
      </w:r>
      <w:r w:rsidR="0095561B" w:rsidRPr="006A738C">
        <w:fldChar w:fldCharType="begin"/>
      </w:r>
      <w:r w:rsidR="002D2C82">
        <w:instrText xml:space="preserve"> ADDIN ZOTERO_ITEM CSL_CITATION {"citationID":"JX8tpcnf","properties":{"formattedCitation":"(F. N. Martin et al., 2014)","plainCitation":"(F. N. Martin et al., 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95561B" w:rsidRPr="006A738C">
        <w:fldChar w:fldCharType="separate"/>
      </w:r>
      <w:r w:rsidR="00873CE8" w:rsidRPr="006A738C">
        <w:t>(F. N. Martin et al., 2014)</w:t>
      </w:r>
      <w:r w:rsidR="0095561B" w:rsidRPr="006A738C">
        <w:fldChar w:fldCharType="end"/>
      </w:r>
      <w:r w:rsidR="0095561B" w:rsidRPr="006A738C">
        <w:rPr>
          <w:color w:val="000000"/>
        </w:rPr>
        <w:t xml:space="preserve"> </w:t>
      </w:r>
      <w:r w:rsidR="00B74179" w:rsidRPr="006A738C">
        <w:rPr>
          <w:color w:val="000000"/>
        </w:rPr>
        <w:t xml:space="preserve">or extracted from assembled mitochondrial genomes </w:t>
      </w:r>
      <w:r w:rsidR="00B74179" w:rsidRPr="00B77C00">
        <w:rPr>
          <w:color w:val="000000"/>
        </w:rPr>
        <w:t>(</w:t>
      </w:r>
      <w:r w:rsidR="009C1958" w:rsidRPr="00B77C00">
        <w:rPr>
          <w:color w:val="000000"/>
        </w:rPr>
        <w:t xml:space="preserve">F. N. </w:t>
      </w:r>
      <w:r w:rsidR="00B74179" w:rsidRPr="00B77C00">
        <w:rPr>
          <w:color w:val="000000"/>
        </w:rPr>
        <w:t>Martin, unpublished</w:t>
      </w:r>
      <w:r w:rsidR="008554F7" w:rsidRPr="00B77C00">
        <w:rPr>
          <w:color w:val="000000"/>
        </w:rPr>
        <w:t>)</w:t>
      </w:r>
      <w:r w:rsidR="008554F7" w:rsidRPr="006A738C">
        <w:rPr>
          <w:color w:val="000000"/>
        </w:rPr>
        <w:t xml:space="preserve"> and represented </w:t>
      </w:r>
      <w:r w:rsidR="008554F7" w:rsidRPr="00B77C00">
        <w:rPr>
          <w:color w:val="000000"/>
        </w:rPr>
        <w:t>16 genera and 92</w:t>
      </w:r>
      <w:r w:rsidR="008554F7" w:rsidRPr="006A738C">
        <w:rPr>
          <w:color w:val="000000"/>
        </w:rPr>
        <w:t xml:space="preserve"> species of oomycetes</w:t>
      </w:r>
      <w:r w:rsidR="00B74179" w:rsidRPr="006A738C">
        <w:rPr>
          <w:color w:val="000000"/>
        </w:rPr>
        <w:t>.</w:t>
      </w:r>
      <w:r w:rsidR="00EE156B" w:rsidRPr="006A738C">
        <w:rPr>
          <w:color w:val="000000"/>
        </w:rPr>
        <w:t xml:space="preserve"> </w:t>
      </w:r>
      <w:r w:rsidR="004137B9" w:rsidRPr="006A738C">
        <w:rPr>
          <w:color w:val="000000"/>
        </w:rPr>
        <w:t xml:space="preserve">Sequences were aligned with Clustal Omega </w:t>
      </w:r>
      <w:r w:rsidR="004137B9" w:rsidRPr="006A738C">
        <w:rPr>
          <w:color w:val="000000"/>
        </w:rPr>
        <w:fldChar w:fldCharType="begin"/>
      </w:r>
      <w:r w:rsidR="002D2C82">
        <w:rPr>
          <w:color w:val="000000"/>
        </w:rPr>
        <w:instrText xml:space="preserve"> ADDIN ZOTERO_ITEM CSL_CITATION {"citationID":"4TlQ4t0t","properties":{"formattedCitation":"(Sievers et al., 2011)","plainCitation":"(Sievers et al., 2011)","noteIndex":0},"citationItems":[{"id":"qwswFzrb/7wIfWKw8","uris":["http://zotero.org/users/116661/items/E5HT8H79"],"itemData":{"id":6401,"type":"article-journal","container-title":"Molecular Systems Biology","DOI":"10.1038/msb.2011.75","ISSN":"1744-4292, 1744-4292","issue":"1","journalAbbreviation":"Mol Syst Biol","language":"en","page":"539","source":"DOI.org (Crossref)","title":"Fast, scalable generation of high‐quality protein multiple sequence alignments using Clustal Omega","volume":"7","author":[{"family":"Sievers","given":"Fabian"},{"family":"Wilm","given":"Andreas"},{"family":"Dineen","given":"David"},{"family":"Gibson","given":"Toby J"},{"family":"Karplus","given":"Kevin"},{"family":"Li","given":"Weizhong"},{"family":"Lopez","given":"Rodrigo"},{"family":"McWilliam","given":"Hamish"},{"family":"Remmert","given":"Michael"},{"family":"Söding","given":"Johannes"},{"family":"Thompson","given":"Julie D"},{"family":"Higgins","given":"Desmond G"}],"issued":{"date-parts":[["2011",1]]}}}],"schema":"https://github.com/citation-style-language/schema/raw/master/csl-citation.json"} </w:instrText>
      </w:r>
      <w:r w:rsidR="004137B9" w:rsidRPr="006A738C">
        <w:rPr>
          <w:color w:val="000000"/>
        </w:rPr>
        <w:fldChar w:fldCharType="separate"/>
      </w:r>
      <w:r w:rsidR="004137B9" w:rsidRPr="006A738C">
        <w:rPr>
          <w:color w:val="000000"/>
        </w:rPr>
        <w:t>(Sievers et al., 2011)</w:t>
      </w:r>
      <w:r w:rsidR="004137B9" w:rsidRPr="006A738C">
        <w:rPr>
          <w:color w:val="000000"/>
        </w:rPr>
        <w:fldChar w:fldCharType="end"/>
      </w:r>
      <w:r w:rsidR="004137B9" w:rsidRPr="006A738C">
        <w:rPr>
          <w:color w:val="000000"/>
        </w:rPr>
        <w:t xml:space="preserve"> and inspected in Geneious 8.1.9 (Biomatters, Auckland, New Zealand). Forward and reverse primers were designed for the highly conserved regions in the </w:t>
      </w:r>
      <w:r w:rsidR="004137B9" w:rsidRPr="006A738C">
        <w:rPr>
          <w:i/>
        </w:rPr>
        <w:t>tRNA-Phe</w:t>
      </w:r>
      <w:r w:rsidR="004137B9" w:rsidRPr="006A738C">
        <w:rPr>
          <w:color w:val="000000"/>
        </w:rPr>
        <w:t xml:space="preserve"> and</w:t>
      </w:r>
      <w:r w:rsidR="004137B9" w:rsidRPr="006A738C">
        <w:rPr>
          <w:i/>
          <w:color w:val="000000"/>
        </w:rPr>
        <w:t xml:space="preserve"> </w:t>
      </w:r>
      <w:r w:rsidR="004137B9" w:rsidRPr="006A738C">
        <w:rPr>
          <w:i/>
        </w:rPr>
        <w:t>tRNA-Arg</w:t>
      </w:r>
      <w:r w:rsidR="004137B9" w:rsidRPr="006A738C">
        <w:rPr>
          <w:color w:val="000000"/>
        </w:rPr>
        <w:t xml:space="preserve"> genes </w:t>
      </w:r>
      <w:r w:rsidR="00B56613">
        <w:rPr>
          <w:color w:val="000000"/>
        </w:rPr>
        <w:t xml:space="preserve">flanking the </w:t>
      </w:r>
      <w:r w:rsidR="00B56613">
        <w:rPr>
          <w:i/>
          <w:iCs/>
          <w:color w:val="000000"/>
        </w:rPr>
        <w:t>rps10</w:t>
      </w:r>
      <w:r w:rsidR="00B56613">
        <w:rPr>
          <w:color w:val="000000"/>
        </w:rPr>
        <w:t xml:space="preserve"> gene </w:t>
      </w:r>
      <w:r w:rsidR="004137B9" w:rsidRPr="006A738C">
        <w:rPr>
          <w:color w:val="000000"/>
        </w:rPr>
        <w:lastRenderedPageBreak/>
        <w:t xml:space="preserve">(Figure 1). </w:t>
      </w:r>
      <w:r w:rsidR="00EE156B" w:rsidRPr="006A738C">
        <w:rPr>
          <w:color w:val="000000"/>
        </w:rPr>
        <w:t>P</w:t>
      </w:r>
      <w:r w:rsidR="00CD5D5B" w:rsidRPr="006A738C">
        <w:rPr>
          <w:color w:val="000000"/>
        </w:rPr>
        <w:t xml:space="preserve">airs of </w:t>
      </w:r>
      <w:r w:rsidR="00CD5D5B" w:rsidRPr="006A738C">
        <w:t>potential</w:t>
      </w:r>
      <w:r w:rsidR="004137B9" w:rsidRPr="006A738C">
        <w:t xml:space="preserve"> primers for metabarcoding</w:t>
      </w:r>
      <w:r w:rsidR="00EE156B" w:rsidRPr="006A738C">
        <w:t xml:space="preserve"> were chosen</w:t>
      </w:r>
      <w:r w:rsidR="00CD5D5B" w:rsidRPr="006A738C">
        <w:rPr>
          <w:color w:val="000000"/>
        </w:rPr>
        <w:t xml:space="preserve"> </w:t>
      </w:r>
      <w:r w:rsidR="00CD5D5B" w:rsidRPr="006A738C">
        <w:t>that would</w:t>
      </w:r>
      <w:r w:rsidR="00B43AF2" w:rsidRPr="006A738C">
        <w:t>:</w:t>
      </w:r>
      <w:r w:rsidR="00CD5D5B" w:rsidRPr="006A738C">
        <w:t xml:space="preserve"> (1) result in an </w:t>
      </w:r>
      <w:r w:rsidR="00CD5D5B" w:rsidRPr="006A738C">
        <w:rPr>
          <w:color w:val="000000"/>
        </w:rPr>
        <w:t xml:space="preserve">amplicon length </w:t>
      </w:r>
      <w:r w:rsidR="00CD5D5B" w:rsidRPr="006A738C">
        <w:t xml:space="preserve">of less than </w:t>
      </w:r>
      <w:r w:rsidR="00CD5D5B" w:rsidRPr="006A738C">
        <w:rPr>
          <w:color w:val="000000"/>
        </w:rPr>
        <w:t>500</w:t>
      </w:r>
      <w:r w:rsidR="003825CD" w:rsidRPr="006A738C">
        <w:rPr>
          <w:color w:val="000000"/>
        </w:rPr>
        <w:t xml:space="preserve"> </w:t>
      </w:r>
      <w:r w:rsidR="00CD5D5B" w:rsidRPr="006A738C">
        <w:rPr>
          <w:color w:val="000000"/>
        </w:rPr>
        <w:t>bp and would there</w:t>
      </w:r>
      <w:r w:rsidR="00CD5D5B" w:rsidRPr="006A738C">
        <w:t>fore be</w:t>
      </w:r>
      <w:r w:rsidR="00CD5D5B" w:rsidRPr="006A738C">
        <w:rPr>
          <w:color w:val="000000"/>
        </w:rPr>
        <w:t xml:space="preserve"> appropriate for short-read sequencing us</w:t>
      </w:r>
      <w:r w:rsidR="00CD5D5B" w:rsidRPr="006A738C">
        <w:t>ing platforms like the Illumina MiSeq, (2) be conserved in</w:t>
      </w:r>
      <w:del w:id="52" w:author="Zachary Foster" w:date="2022-03-17T16:24:00Z">
        <w:r w:rsidR="00CD5D5B" w:rsidRPr="006A738C" w:rsidDel="00D1548E">
          <w:delText xml:space="preserve"> all known</w:delText>
        </w:r>
      </w:del>
      <w:r w:rsidR="00CD5D5B" w:rsidRPr="006A738C">
        <w:t xml:space="preserve"> oomycete</w:t>
      </w:r>
      <w:r w:rsidR="00B43AF2" w:rsidRPr="006A738C">
        <w:t>s</w:t>
      </w:r>
      <w:r w:rsidR="00CD5D5B" w:rsidRPr="006A738C">
        <w:t>, and (3) not match the sequences of other organisms, particularly fungi</w:t>
      </w:r>
      <w:r w:rsidR="00E5559A">
        <w:t xml:space="preserve">, </w:t>
      </w:r>
      <w:r w:rsidR="00CD5D5B" w:rsidRPr="006A738C">
        <w:t>plants</w:t>
      </w:r>
      <w:r w:rsidR="00F91205">
        <w:t>, and closely related organisms</w:t>
      </w:r>
      <w:r w:rsidR="006D6580">
        <w:t xml:space="preserve"> such as brown algae</w:t>
      </w:r>
      <w:r w:rsidR="00CD5D5B" w:rsidRPr="006A738C">
        <w:t xml:space="preserve"> </w:t>
      </w:r>
      <w:r w:rsidR="00977B37" w:rsidRPr="006A738C">
        <w:fldChar w:fldCharType="begin"/>
      </w:r>
      <w:r w:rsidR="002D2C82">
        <w:instrText xml:space="preserve"> ADDIN ZOTERO_ITEM CSL_CITATION {"citationID":"LDZS1GdZ","properties":{"formattedCitation":"(Cristescu, 2014)","plainCitation":"(Cristescu, 2014)","noteIndex":0},"citationItems":[{"id":"qwswFzrb/2ipeXlWS","uris":["http://zotero.org/users/116661/items/9CRSZ2IH"],"itemData":{"id":6517,"type":"article-journal","container-title":"Trends in Ecology &amp; Evolution","DOI":"10.1016/j.tree.2014.08.001","ISSN":"01695347","issue":"10","journalAbbreviation":"Trends in Ecology &amp; Evolution","language":"en","page":"566-571","source":"DOI.org (Crossref)","title":"From barcoding single individuals to metabarcoding biological communities: towards an integrative approach to the study of global biodiversity","title-short":"From barcoding single individuals to metabarcoding biological communities","volume":"29","author":[{"family":"Cristescu","given":"Melania E."}],"issued":{"date-parts":[["2014",10]]}}}],"schema":"https://github.com/citation-style-language/schema/raw/master/csl-citation.json"} </w:instrText>
      </w:r>
      <w:r w:rsidR="00977B37" w:rsidRPr="006A738C">
        <w:fldChar w:fldCharType="separate"/>
      </w:r>
      <w:r w:rsidR="00C5301C" w:rsidRPr="006A738C">
        <w:rPr>
          <w:noProof/>
        </w:rPr>
        <w:t>(Cristescu, 2014)</w:t>
      </w:r>
      <w:r w:rsidR="00977B37" w:rsidRPr="006A738C">
        <w:fldChar w:fldCharType="end"/>
      </w:r>
      <w:r w:rsidR="00CD5D5B" w:rsidRPr="006A738C">
        <w:rPr>
          <w:color w:val="000000"/>
        </w:rPr>
        <w:t xml:space="preserve">. </w:t>
      </w:r>
      <w:r w:rsidR="00CD5D5B" w:rsidRPr="006A738C">
        <w:t>Potential p</w:t>
      </w:r>
      <w:r w:rsidR="00CD5D5B" w:rsidRPr="006A738C">
        <w:rPr>
          <w:color w:val="000000"/>
        </w:rPr>
        <w:t>rimers were evaluated with OligoAnalyzer</w:t>
      </w:r>
      <w:r w:rsidR="00665D51" w:rsidRPr="006A738C">
        <w:rPr>
          <w:color w:val="000000"/>
        </w:rPr>
        <w:t xml:space="preserve"> </w:t>
      </w:r>
      <w:r w:rsidR="00665D51" w:rsidRPr="006A738C">
        <w:rPr>
          <w:color w:val="000000"/>
        </w:rPr>
        <w:fldChar w:fldCharType="begin"/>
      </w:r>
      <w:r w:rsidR="002D2C82">
        <w:rPr>
          <w:color w:val="000000"/>
        </w:rPr>
        <w:instrText xml:space="preserve"> ADDIN ZOTERO_ITEM CSL_CITATION {"citationID":"5ArnCJU1","properties":{"formattedCitation":"(Owczarzy et al., 2008)","plainCitation":"(Owczarzy et al., 2008)","noteIndex":0},"citationItems":[{"id":"qwswFzrb/OiFXNvo7","uris":["http://zotero.org/users/116661/items/S3WKFKTH"],"itemData":{"id":6403,"type":"article-journal","container-title":"Nucleic Acids Research","DOI":"10.1093/nar/gkn198","ISSN":"0305-1048, 1362-4962","issue":"Web Server","journalAbbreviation":"Nucleic Acids Research","language":"en","page":"W163-W169","source":"DOI.org (Crossref)","title":"IDT SciTools: a suite for analysis and design of nucleic acid oligomers","title-short":"IDT SciTools","volume":"36","author":[{"family":"Owczarzy","given":"R."},{"family":"Tataurov","given":"A. V."},{"family":"Wu","given":"Y."},{"family":"Manthey","given":"J. A."},{"family":"McQuisten","given":"K. A."},{"family":"Almabrazi","given":"H. G."},{"family":"Pedersen","given":"K. F."},{"family":"Lin","given":"Y."},{"family":"Garretson","given":"J."},{"family":"McEntaggart","given":"N. O."},{"family":"Sailor","given":"C. A."},{"family":"Dawson","given":"R. B."},{"family":"Peek","given":"A. S."}],"issued":{"date-parts":[["2008",5,19]]}}}],"schema":"https://github.com/citation-style-language/schema/raw/master/csl-citation.json"} </w:instrText>
      </w:r>
      <w:r w:rsidR="00665D51" w:rsidRPr="006A738C">
        <w:rPr>
          <w:color w:val="000000"/>
        </w:rPr>
        <w:fldChar w:fldCharType="separate"/>
      </w:r>
      <w:r w:rsidR="00C5301C" w:rsidRPr="006A738C">
        <w:rPr>
          <w:color w:val="000000"/>
        </w:rPr>
        <w:t>(Owczarzy et al., 2008)</w:t>
      </w:r>
      <w:r w:rsidR="00665D51" w:rsidRPr="006A738C">
        <w:rPr>
          <w:color w:val="000000"/>
        </w:rPr>
        <w:fldChar w:fldCharType="end"/>
      </w:r>
      <w:r w:rsidR="00CD5D5B" w:rsidRPr="006A738C">
        <w:rPr>
          <w:color w:val="000000"/>
        </w:rPr>
        <w:t xml:space="preserve"> to assess their melting temperatures, CG content, </w:t>
      </w:r>
      <w:r w:rsidR="00CD5D5B" w:rsidRPr="006A738C">
        <w:t>and</w:t>
      </w:r>
      <w:r w:rsidR="009276EB" w:rsidRPr="006A738C">
        <w:t xml:space="preserve"> potential for</w:t>
      </w:r>
      <w:r w:rsidR="00CD5D5B" w:rsidRPr="006A738C">
        <w:t xml:space="preserve"> </w:t>
      </w:r>
      <w:r w:rsidR="00595A89">
        <w:t xml:space="preserve">forming </w:t>
      </w:r>
      <w:r w:rsidR="00CD5D5B" w:rsidRPr="006A738C">
        <w:t xml:space="preserve">problematic secondary structures, such as dimers and hairpins. </w:t>
      </w:r>
      <w:r w:rsidR="00640A13" w:rsidRPr="006A738C">
        <w:t xml:space="preserve">Table 1 provides the primers </w:t>
      </w:r>
      <w:r w:rsidR="003940EB" w:rsidRPr="006A738C">
        <w:t>developed</w:t>
      </w:r>
      <w:r w:rsidR="00640A13" w:rsidRPr="006A738C">
        <w:t xml:space="preserve"> for </w:t>
      </w:r>
      <w:r w:rsidR="00640A13" w:rsidRPr="006A738C">
        <w:rPr>
          <w:i/>
          <w:iCs/>
        </w:rPr>
        <w:t>rps10</w:t>
      </w:r>
      <w:r w:rsidR="00640A13" w:rsidRPr="006A738C">
        <w:t xml:space="preserve"> metabarcoding and the sequences found in the reference database.</w:t>
      </w:r>
    </w:p>
    <w:p w14:paraId="00000021" w14:textId="77777777" w:rsidR="00096B6A" w:rsidRPr="006A738C" w:rsidRDefault="00096B6A" w:rsidP="00661F0B">
      <w:pPr>
        <w:spacing w:line="480" w:lineRule="auto"/>
        <w:ind w:firstLine="720"/>
        <w:rPr>
          <w:color w:val="000000"/>
        </w:rPr>
      </w:pPr>
    </w:p>
    <w:p w14:paraId="00000022" w14:textId="628A7320" w:rsidR="00096B6A" w:rsidRPr="006A738C" w:rsidRDefault="00FF6901" w:rsidP="00661F0B">
      <w:pPr>
        <w:spacing w:line="480" w:lineRule="auto"/>
        <w:rPr>
          <w:bCs/>
          <w:color w:val="000000"/>
        </w:rPr>
      </w:pPr>
      <w:r w:rsidRPr="006A738C">
        <w:rPr>
          <w:bCs/>
        </w:rPr>
        <w:t xml:space="preserve">2.2 </w:t>
      </w:r>
      <w:r w:rsidR="00CD5D5B" w:rsidRPr="006A738C">
        <w:rPr>
          <w:bCs/>
        </w:rPr>
        <w:t>Simulated</w:t>
      </w:r>
      <w:r w:rsidR="00CD5D5B" w:rsidRPr="006A738C">
        <w:rPr>
          <w:bCs/>
          <w:color w:val="000000"/>
        </w:rPr>
        <w:t xml:space="preserve"> PCR</w:t>
      </w:r>
    </w:p>
    <w:p w14:paraId="40021FF2" w14:textId="77777777" w:rsidR="001B4BDD" w:rsidRPr="006A738C" w:rsidRDefault="001B4BDD" w:rsidP="00661F0B">
      <w:pPr>
        <w:spacing w:line="480" w:lineRule="auto"/>
        <w:rPr>
          <w:color w:val="000000"/>
        </w:rPr>
      </w:pPr>
    </w:p>
    <w:p w14:paraId="00000023" w14:textId="2B05BC2D" w:rsidR="00096B6A" w:rsidRPr="006A738C" w:rsidRDefault="00CD5D5B" w:rsidP="00661F0B">
      <w:pPr>
        <w:spacing w:line="480" w:lineRule="auto"/>
        <w:rPr>
          <w:i/>
        </w:rPr>
      </w:pPr>
      <w:r w:rsidRPr="006A738C">
        <w:rPr>
          <w:color w:val="000000"/>
        </w:rPr>
        <w:t>To test the newly developed primers for taxonomic specificity</w:t>
      </w:r>
      <w:r w:rsidR="009276EB" w:rsidRPr="006A738C">
        <w:rPr>
          <w:color w:val="000000"/>
        </w:rPr>
        <w:t xml:space="preserve"> and</w:t>
      </w:r>
      <w:r w:rsidRPr="006A738C">
        <w:rPr>
          <w:color w:val="000000"/>
        </w:rPr>
        <w:t xml:space="preserve"> co</w:t>
      </w:r>
      <w:r w:rsidRPr="006A738C">
        <w:t>verage</w:t>
      </w:r>
      <w:r w:rsidRPr="006A738C">
        <w:rPr>
          <w:color w:val="000000"/>
        </w:rPr>
        <w:t>, we used</w:t>
      </w:r>
      <w:r w:rsidR="00A113F4" w:rsidRPr="006A738C">
        <w:rPr>
          <w:color w:val="000000"/>
        </w:rPr>
        <w:t xml:space="preserve"> the </w:t>
      </w:r>
      <w:r w:rsidR="00A113F4" w:rsidRPr="006A738C">
        <w:rPr>
          <w:i/>
          <w:iCs/>
          <w:color w:val="000000"/>
        </w:rPr>
        <w:t>rps10</w:t>
      </w:r>
      <w:r w:rsidR="00A113F4" w:rsidRPr="006A738C">
        <w:rPr>
          <w:color w:val="000000"/>
        </w:rPr>
        <w:t xml:space="preserve"> locus extracted</w:t>
      </w:r>
      <w:r w:rsidR="000C74A4">
        <w:rPr>
          <w:color w:val="000000"/>
        </w:rPr>
        <w:t xml:space="preserve"> </w:t>
      </w:r>
      <w:r w:rsidR="000C74A4">
        <w:rPr>
          <w:i/>
          <w:iCs/>
          <w:color w:val="000000"/>
        </w:rPr>
        <w:t>in silico</w:t>
      </w:r>
      <w:r w:rsidR="00A113F4" w:rsidRPr="006A738C">
        <w:rPr>
          <w:color w:val="000000"/>
        </w:rPr>
        <w:t xml:space="preserve"> from the </w:t>
      </w:r>
      <w:r w:rsidRPr="006A738C">
        <w:rPr>
          <w:color w:val="000000"/>
        </w:rPr>
        <w:t>mitochondrial genomes of 121 oomycete</w:t>
      </w:r>
      <w:r w:rsidR="003940EB" w:rsidRPr="006A738C">
        <w:rPr>
          <w:color w:val="000000"/>
        </w:rPr>
        <w:t>s</w:t>
      </w:r>
      <w:r w:rsidRPr="006A738C">
        <w:t xml:space="preserve">, 38 </w:t>
      </w:r>
      <w:r w:rsidRPr="006A738C">
        <w:rPr>
          <w:color w:val="000000"/>
        </w:rPr>
        <w:t>non-oomycete stramenopiles, 19 fung</w:t>
      </w:r>
      <w:r w:rsidR="003940EB" w:rsidRPr="006A738C">
        <w:rPr>
          <w:color w:val="000000"/>
        </w:rPr>
        <w:t>i</w:t>
      </w:r>
      <w:r w:rsidRPr="006A738C">
        <w:rPr>
          <w:color w:val="000000"/>
        </w:rPr>
        <w:t xml:space="preserve"> from different families, and four </w:t>
      </w:r>
      <w:r w:rsidRPr="006A738C">
        <w:rPr>
          <w:i/>
          <w:color w:val="000000"/>
        </w:rPr>
        <w:t xml:space="preserve">Rickettsia </w:t>
      </w:r>
      <w:r w:rsidRPr="006A738C">
        <w:rPr>
          <w:color w:val="000000"/>
        </w:rPr>
        <w:t xml:space="preserve">species. </w:t>
      </w:r>
      <w:r w:rsidRPr="006A738C">
        <w:rPr>
          <w:i/>
          <w:color w:val="000000"/>
        </w:rPr>
        <w:t xml:space="preserve">Rickettsia </w:t>
      </w:r>
      <w:r w:rsidRPr="006A738C">
        <w:rPr>
          <w:color w:val="000000"/>
        </w:rPr>
        <w:t>s</w:t>
      </w:r>
      <w:r w:rsidR="000E0C49" w:rsidRPr="006A738C">
        <w:rPr>
          <w:color w:val="000000"/>
        </w:rPr>
        <w:t>pecies</w:t>
      </w:r>
      <w:r w:rsidRPr="006A738C">
        <w:rPr>
          <w:color w:val="000000"/>
        </w:rPr>
        <w:t xml:space="preserve"> were included because segments of their genomes resemble mitochondrial genomes </w:t>
      </w:r>
      <w:r w:rsidR="00661E2D" w:rsidRPr="006A738C">
        <w:rPr>
          <w:color w:val="000000"/>
        </w:rPr>
        <w:fldChar w:fldCharType="begin"/>
      </w:r>
      <w:r w:rsidR="002D2C82">
        <w:rPr>
          <w:color w:val="000000"/>
        </w:rPr>
        <w:instrText xml:space="preserve"> ADDIN ZOTERO_ITEM CSL_CITATION {"citationID":"FazKy6rZ","properties":{"formattedCitation":"(Andersson et al., 1998)","plainCitation":"(Andersson et al., 1998)","noteIndex":0},"citationItems":[{"id":"qwswFzrb/pV9iW04d","uris":["http://zotero.org/users/116661/items/RM37UU64"],"itemData":{"id":6413,"type":"article-journal","container-title":"Nature","DOI":"10.1038/24094","ISSN":"0028-0836, 1476-4687","issue":"6707","journalAbbreviation":"Nature","language":"en","page":"133-140","source":"DOI.org (Crossref)","title":"The genome sequence of &lt;i&gt;Rickettsia prowazekii&lt;/i&gt; and the origin of mitochondria","volume":"396","author":[{"family":"Andersson","given":"Siv G. E."},{"family":"Zomorodipour","given":"Alireza"},{"family":"Andersson","given":"Jan O."},{"family":"Sicheritz-Pontén","given":"Thomas"},{"family":"Alsmark","given":"U. Cecilia M."},{"family":"Podowski","given":"Raf M."},{"family":"Näslund","given":"A. Kristina"},{"family":"Eriksson","given":"Ann-Sofie"},{"family":"Winkler","given":"Herbert H."},{"family":"Kurland","given":"Charles G."}],"issued":{"date-parts":[["1998",11]]}}}],"schema":"https://github.com/citation-style-language/schema/raw/master/csl-citation.json"} </w:instrText>
      </w:r>
      <w:r w:rsidR="00661E2D" w:rsidRPr="006A738C">
        <w:rPr>
          <w:color w:val="000000"/>
        </w:rPr>
        <w:fldChar w:fldCharType="separate"/>
      </w:r>
      <w:r w:rsidR="00C5301C" w:rsidRPr="006A738C">
        <w:rPr>
          <w:color w:val="000000"/>
        </w:rPr>
        <w:t>(Andersson et al., 1998)</w:t>
      </w:r>
      <w:r w:rsidR="00661E2D" w:rsidRPr="006A738C">
        <w:rPr>
          <w:color w:val="000000"/>
        </w:rPr>
        <w:fldChar w:fldCharType="end"/>
      </w:r>
      <w:r w:rsidRPr="006A738C">
        <w:rPr>
          <w:color w:val="000000"/>
        </w:rPr>
        <w:t xml:space="preserve">. </w:t>
      </w:r>
      <w:ins w:id="53" w:author="Zachary Foster" w:date="2022-03-24T09:45:00Z">
        <w:r w:rsidR="00BB2AD6">
          <w:rPr>
            <w:color w:val="000000"/>
          </w:rPr>
          <w:t xml:space="preserve">We </w:t>
        </w:r>
      </w:ins>
      <w:ins w:id="54" w:author="Zachary Foster" w:date="2022-03-24T09:47:00Z">
        <w:r w:rsidR="00BB2AD6">
          <w:rPr>
            <w:color w:val="000000"/>
          </w:rPr>
          <w:t xml:space="preserve">tried to evenly sample the diversity of oomycetes, </w:t>
        </w:r>
      </w:ins>
      <w:ins w:id="55" w:author="Zachary Foster" w:date="2022-03-24T09:48:00Z">
        <w:r w:rsidR="00BB2AD6">
          <w:rPr>
            <w:color w:val="000000"/>
          </w:rPr>
          <w:t xml:space="preserve">but we </w:t>
        </w:r>
      </w:ins>
      <w:ins w:id="56" w:author="Zachary Foster" w:date="2022-03-24T09:45:00Z">
        <w:r w:rsidR="00BB2AD6">
          <w:rPr>
            <w:color w:val="000000"/>
          </w:rPr>
          <w:t xml:space="preserve">could not </w:t>
        </w:r>
      </w:ins>
      <w:ins w:id="57" w:author="Zachary Foster" w:date="2022-03-24T09:48:00Z">
        <w:r w:rsidR="00BB2AD6">
          <w:rPr>
            <w:color w:val="000000"/>
          </w:rPr>
          <w:t>obtain</w:t>
        </w:r>
      </w:ins>
      <w:ins w:id="58" w:author="Zachary Foster" w:date="2022-03-24T09:45:00Z">
        <w:r w:rsidR="00BB2AD6">
          <w:rPr>
            <w:color w:val="000000"/>
          </w:rPr>
          <w:t xml:space="preserve"> rps10 reference sequences for </w:t>
        </w:r>
      </w:ins>
      <w:ins w:id="59" w:author="Zachary Foster" w:date="2022-03-24T09:46:00Z">
        <w:r w:rsidR="00BB2AD6">
          <w:rPr>
            <w:color w:val="000000"/>
          </w:rPr>
          <w:t>some</w:t>
        </w:r>
      </w:ins>
      <w:ins w:id="60" w:author="Zachary Foster" w:date="2022-03-24T09:45:00Z">
        <w:r w:rsidR="00BB2AD6">
          <w:rPr>
            <w:color w:val="000000"/>
          </w:rPr>
          <w:t xml:space="preserve"> recently described (</w:t>
        </w:r>
      </w:ins>
      <w:ins w:id="61" w:author="Zachary Foster" w:date="2022-03-24T09:46:00Z">
        <w:r w:rsidR="00BB2AD6">
          <w:rPr>
            <w:color w:val="000000"/>
          </w:rPr>
          <w:t xml:space="preserve">e.g., </w:t>
        </w:r>
        <w:r w:rsidR="00BB2AD6" w:rsidRPr="00BB2AD6">
          <w:rPr>
            <w:i/>
            <w:iCs/>
            <w:color w:val="000000"/>
            <w:rPrChange w:id="62" w:author="Zachary Foster" w:date="2022-03-24T09:46:00Z">
              <w:rPr>
                <w:color w:val="000000"/>
              </w:rPr>
            </w:rPrChange>
          </w:rPr>
          <w:t>Nothophytophthora</w:t>
        </w:r>
      </w:ins>
      <w:ins w:id="63" w:author="Zachary Foster" w:date="2022-03-24T09:45:00Z">
        <w:r w:rsidR="00BB2AD6">
          <w:rPr>
            <w:color w:val="000000"/>
          </w:rPr>
          <w:t xml:space="preserve">) and obscure genera. </w:t>
        </w:r>
      </w:ins>
      <w:r w:rsidRPr="006A738C">
        <w:rPr>
          <w:color w:val="000000"/>
        </w:rPr>
        <w:t xml:space="preserve">We </w:t>
      </w:r>
      <w:r w:rsidR="002D7D9D" w:rsidRPr="006A738C">
        <w:rPr>
          <w:color w:val="000000"/>
        </w:rPr>
        <w:t xml:space="preserve">evaluated </w:t>
      </w:r>
      <w:r w:rsidR="00365988" w:rsidRPr="006A738C">
        <w:rPr>
          <w:color w:val="000000"/>
        </w:rPr>
        <w:t xml:space="preserve">the </w:t>
      </w:r>
      <w:r w:rsidRPr="006A738C">
        <w:rPr>
          <w:color w:val="000000"/>
        </w:rPr>
        <w:t xml:space="preserve">sensitivity and specificity of the primers </w:t>
      </w:r>
      <w:sdt>
        <w:sdtPr>
          <w:tag w:val="goog_rdk_1"/>
          <w:id w:val="-1060550019"/>
        </w:sdtPr>
        <w:sdtEndPr/>
        <w:sdtContent/>
      </w:sdt>
      <w:r w:rsidRPr="006A738C">
        <w:rPr>
          <w:color w:val="000000"/>
        </w:rPr>
        <w:t>using Geneious 8.1.9 with the following parameters: no mismatches al</w:t>
      </w:r>
      <w:r w:rsidRPr="006A738C">
        <w:t xml:space="preserve">lowed, SantaLucia </w:t>
      </w:r>
      <w:r w:rsidR="00ED4886" w:rsidRPr="006A738C">
        <w:fldChar w:fldCharType="begin"/>
      </w:r>
      <w:r w:rsidR="002D2C82">
        <w:instrText xml:space="preserve"> ADDIN ZOTERO_ITEM CSL_CITATION {"citationID":"kvdWn8IM","properties":{"formattedCitation":"(1998)","plainCitation":"(1998)","noteIndex":0},"citationItems":[{"id":"qwswFzrb/MDLe4QDm","uris":["http://zotero.org/users/116661/items/QRUWESZ4"],"itemData":{"id":6528,"type":"article-journal","container-title":"Proceedings of the National Academy of Sciences","DOI":"10.1073/pnas.95.4.1460","ISSN":"0027-8424, 1091-6490","issue":"4","journalAbbreviation":"Proceedings of the National Academy of Sciences","language":"en","page":"1460-1465","source":"DOI.org (Crossref)","title":"A unified view of polymer, dumbbell, and oligonucleotide DNA nearest-neighbor thermodynamics","volume":"95","author":[{"family":"SantaLucia","given":"J."}],"issued":{"date-parts":[["1998",2,17]]}},"suppress-author":true}],"schema":"https://github.com/citation-style-language/schema/raw/master/csl-citation.json"} </w:instrText>
      </w:r>
      <w:r w:rsidR="00ED4886" w:rsidRPr="006A738C">
        <w:fldChar w:fldCharType="separate"/>
      </w:r>
      <w:r w:rsidR="00C5301C" w:rsidRPr="006A738C">
        <w:rPr>
          <w:noProof/>
        </w:rPr>
        <w:t>(1998)</w:t>
      </w:r>
      <w:r w:rsidR="00ED4886" w:rsidRPr="006A738C">
        <w:fldChar w:fldCharType="end"/>
      </w:r>
      <w:r w:rsidRPr="006A738C">
        <w:t xml:space="preserve"> fo</w:t>
      </w:r>
      <w:r w:rsidRPr="006A738C">
        <w:rPr>
          <w:color w:val="000000"/>
        </w:rPr>
        <w:t xml:space="preserve">rmula and salt correction, 50 nM concentration of oligos, and 0.6 mM dNTPs. The </w:t>
      </w:r>
      <w:r w:rsidR="001039E0">
        <w:rPr>
          <w:color w:val="000000"/>
        </w:rPr>
        <w:t>taxa predicted to be amplified</w:t>
      </w:r>
      <w:r w:rsidRPr="006A738C">
        <w:rPr>
          <w:color w:val="000000"/>
        </w:rPr>
        <w:t xml:space="preserve"> </w:t>
      </w:r>
      <w:r w:rsidR="001039E0">
        <w:t>were</w:t>
      </w:r>
      <w:r w:rsidRPr="006A738C">
        <w:t xml:space="preserve"> visualized in a taxonomic context using the R packages </w:t>
      </w:r>
      <w:r w:rsidRPr="006A738C">
        <w:rPr>
          <w:i/>
        </w:rPr>
        <w:t>taxa</w:t>
      </w:r>
      <w:r w:rsidRPr="006A738C">
        <w:t xml:space="preserve"> </w:t>
      </w:r>
      <w:r w:rsidR="00665D51" w:rsidRPr="006A738C">
        <w:fldChar w:fldCharType="begin"/>
      </w:r>
      <w:r w:rsidR="002D2C82">
        <w:instrText xml:space="preserve"> ADDIN ZOTERO_ITEM CSL_CITATION {"citationID":"unTf7UgD","properties":{"formattedCitation":"(Foster, Chamberlain, &amp; Gr\\uc0\\u252{}nwald, 2018)","plainCitation":"(Foster, Chamberlain, &amp; Grünwald, 2018)","noteIndex":0},"citationItems":[{"id":"qwswFzrb/H0UEtCU2","uris":["http://zotero.org/users/116661/items/MHIJEUAL"],"itemData":{"id":6509,"type":"article-journal","abstract":"The taxa R package provides a set of tools for defining and manipulating taxonomic data. The recent and widespread application of DNA sequencing to community composition studies is making large data sets with taxonomic information commonplace. However, compared to typical tabular data, this information is encoded in many different ways and the hierarchical nature of taxonomic classifications makes it difficult to work with. There are many R packages that use taxonomic data to varying degrees but there is currently no cross-package standard for how this information is encoded and manipulated. We developed the R package taxa to provide a robust and flexible solution to storing and manipulating taxonomic data in R and any application-specific information associated with it. Taxa provides parsers that can read common sources of taxonomic information (taxon IDs, sequence IDs, taxon names, and classifications) from nearly any format while preserving associated data. Once parsed, the taxonomic data and any associated data can be manipulated using a cohesive set of functions modeled after the popular R package dplyr. These functions take into account the hierarchical nature of taxa and can modify the taxonomy or associated data in such a way that both are kept in sync. Taxa is currently being used by the metacoder and taxize packages, which provide broadly useful functionality that we hope will speed adoption by users and developers.","container-title":"F1000Research","DOI":"10.12688/f1000research.14013.2","ISSN":"2046-1402","journalAbbreviation":"F1000Res","language":"en","page":"272","source":"DOI.org (Crossref)","title":"Taxa: An R package implementing data standards and methods for taxonomic data","title-short":"Taxa","volume":"7","author":[{"family":"Foster","given":"Z. S. L."},{"family":"Chamberlain","given":"Scott"},{"family":"Grünwald","given":"Niklaus J."}],"issued":{"date-parts":[["2018",9,11]]}}}],"schema":"https://github.com/citation-style-language/schema/raw/master/csl-citation.json"} </w:instrText>
      </w:r>
      <w:r w:rsidR="00665D51" w:rsidRPr="006A738C">
        <w:fldChar w:fldCharType="separate"/>
      </w:r>
      <w:r w:rsidR="00873CE8" w:rsidRPr="006A738C">
        <w:t>(Foster, Chamberlain, &amp; Grünwald, 2018)</w:t>
      </w:r>
      <w:r w:rsidR="00665D51" w:rsidRPr="006A738C">
        <w:fldChar w:fldCharType="end"/>
      </w:r>
      <w:r w:rsidRPr="006A738C">
        <w:t xml:space="preserve"> and </w:t>
      </w:r>
      <w:r w:rsidRPr="006A738C">
        <w:rPr>
          <w:i/>
        </w:rPr>
        <w:t>metacoder</w:t>
      </w:r>
      <w:r w:rsidRPr="006A738C">
        <w:t xml:space="preserve"> </w:t>
      </w:r>
      <w:r w:rsidR="00665D51" w:rsidRPr="006A738C">
        <w:fldChar w:fldCharType="begin"/>
      </w:r>
      <w:r w:rsidR="002D2C82">
        <w:instrText xml:space="preserve"> ADDIN ZOTERO_ITEM CSL_CITATION {"citationID":"zzraXuoz","properties":{"formattedCitation":"(Foster, Sharpton, &amp; Gr\\uc0\\u252{}nwald, 2017)","plainCitation":"(Foster, Sharpton, &amp; Grünwald, 2017)","noteIndex":0},"citationItems":[{"id":"qwswFzrb/LOAa1bbE","uris":["http://zotero.org/users/116661/items/ICMAT44F"],"itemData":{"id":5305,"type":"article-journal","container-title":"PLOS Computational Biology","DOI":"10.1371/journal.pcbi.1005404","ISSN":"1553-7358","issue":"2","language":"en","page":"e1005404","source":"CrossRef","title":"Metacoder: An R package for visualization and manipulation of community taxonomic diversity data","title-short":"Metacoder","volume":"13","author":[{"family":"Foster","given":"Z. S. L."},{"family":"Sharpton","given":"Thomas J."},{"family":"Grünwald","given":"Niklaus J."}],"editor":[{"family":"Poisot","given":"Timothée"}],"issued":{"date-parts":[["2017",2,21]]}}}],"schema":"https://github.com/citation-style-language/schema/raw/master/csl-citation.json"} </w:instrText>
      </w:r>
      <w:r w:rsidR="00665D51" w:rsidRPr="006A738C">
        <w:fldChar w:fldCharType="separate"/>
      </w:r>
      <w:r w:rsidR="00873CE8" w:rsidRPr="006A738C">
        <w:t>(Foster, Sharpton, &amp; Grünwald, 2017)</w:t>
      </w:r>
      <w:r w:rsidR="00665D51" w:rsidRPr="006A738C">
        <w:fldChar w:fldCharType="end"/>
      </w:r>
      <w:r w:rsidRPr="006A738C">
        <w:rPr>
          <w:i/>
        </w:rPr>
        <w:t>.</w:t>
      </w:r>
    </w:p>
    <w:p w14:paraId="00000024" w14:textId="77777777" w:rsidR="00096B6A" w:rsidRPr="006A738C" w:rsidRDefault="00096B6A" w:rsidP="00661F0B">
      <w:pPr>
        <w:spacing w:line="480" w:lineRule="auto"/>
        <w:ind w:firstLine="720"/>
        <w:rPr>
          <w:color w:val="000000"/>
        </w:rPr>
      </w:pPr>
    </w:p>
    <w:p w14:paraId="00000025" w14:textId="40BE375B" w:rsidR="00096B6A" w:rsidRPr="006A738C" w:rsidRDefault="00FF6901" w:rsidP="00661F0B">
      <w:pPr>
        <w:spacing w:line="480" w:lineRule="auto"/>
        <w:rPr>
          <w:bCs/>
          <w:color w:val="000000"/>
        </w:rPr>
      </w:pPr>
      <w:r w:rsidRPr="006A738C">
        <w:rPr>
          <w:bCs/>
          <w:color w:val="000000"/>
        </w:rPr>
        <w:t xml:space="preserve">2.3 </w:t>
      </w:r>
      <w:r w:rsidR="00CD5D5B" w:rsidRPr="006A738C">
        <w:rPr>
          <w:bCs/>
          <w:color w:val="000000"/>
        </w:rPr>
        <w:t>Isolate and environmental DNA collection</w:t>
      </w:r>
    </w:p>
    <w:p w14:paraId="1568BC2C" w14:textId="77777777" w:rsidR="001B4BDD" w:rsidRPr="006A738C" w:rsidRDefault="001B4BDD" w:rsidP="00661F0B">
      <w:pPr>
        <w:spacing w:line="480" w:lineRule="auto"/>
        <w:rPr>
          <w:color w:val="000000"/>
        </w:rPr>
      </w:pPr>
    </w:p>
    <w:p w14:paraId="00000026" w14:textId="2DB0E07B" w:rsidR="00096B6A" w:rsidRPr="00D40E1A" w:rsidRDefault="00595A89" w:rsidP="00D40E1A">
      <w:pPr>
        <w:spacing w:line="480" w:lineRule="auto"/>
        <w:rPr>
          <w:rPrChange w:id="64" w:author="Zachary Foster" w:date="2022-03-22T22:26:00Z">
            <w:rPr>
              <w:color w:val="000000"/>
            </w:rPr>
          </w:rPrChange>
        </w:rPr>
      </w:pPr>
      <w:r w:rsidRPr="006A738C">
        <w:rPr>
          <w:color w:val="000000"/>
        </w:rPr>
        <w:t>To</w:t>
      </w:r>
      <w:r w:rsidR="00CD5D5B" w:rsidRPr="006A738C">
        <w:rPr>
          <w:color w:val="000000"/>
        </w:rPr>
        <w:t xml:space="preserve"> test for amplification</w:t>
      </w:r>
      <w:r w:rsidR="000E0C49" w:rsidRPr="006A738C">
        <w:rPr>
          <w:color w:val="000000"/>
        </w:rPr>
        <w:t xml:space="preserve"> of oomycetes</w:t>
      </w:r>
      <w:r w:rsidR="00CD5D5B" w:rsidRPr="006A738C">
        <w:rPr>
          <w:color w:val="000000"/>
        </w:rPr>
        <w:t xml:space="preserve"> and</w:t>
      </w:r>
      <w:r w:rsidR="000E0C49" w:rsidRPr="006A738C">
        <w:rPr>
          <w:color w:val="000000"/>
        </w:rPr>
        <w:t xml:space="preserve"> taxonomic</w:t>
      </w:r>
      <w:r w:rsidR="00CD5D5B" w:rsidRPr="006A738C">
        <w:rPr>
          <w:color w:val="000000"/>
        </w:rPr>
        <w:t xml:space="preserve"> resolution</w:t>
      </w:r>
      <w:r w:rsidR="000E0C49" w:rsidRPr="006A738C">
        <w:rPr>
          <w:color w:val="000000"/>
        </w:rPr>
        <w:t xml:space="preserve"> using the metabarcoding primers</w:t>
      </w:r>
      <w:r w:rsidR="00CD5D5B" w:rsidRPr="006A738C">
        <w:rPr>
          <w:color w:val="000000"/>
        </w:rPr>
        <w:t xml:space="preserve">, </w:t>
      </w:r>
      <w:r w:rsidR="000E0C49" w:rsidRPr="006A738C">
        <w:rPr>
          <w:color w:val="000000"/>
        </w:rPr>
        <w:t xml:space="preserve">a </w:t>
      </w:r>
      <w:r w:rsidR="00840AAD" w:rsidRPr="006A738C">
        <w:rPr>
          <w:color w:val="000000"/>
        </w:rPr>
        <w:t xml:space="preserve">DNA mixture representing a </w:t>
      </w:r>
      <w:r w:rsidR="000E0C49" w:rsidRPr="006A738C">
        <w:rPr>
          <w:color w:val="000000"/>
        </w:rPr>
        <w:t xml:space="preserve">mock community of 24 oomycete species was </w:t>
      </w:r>
      <w:r w:rsidR="001B1791" w:rsidRPr="006A738C">
        <w:rPr>
          <w:color w:val="000000"/>
        </w:rPr>
        <w:t>prepared (Table S1)</w:t>
      </w:r>
      <w:r w:rsidR="000E0C49" w:rsidRPr="006A738C">
        <w:rPr>
          <w:color w:val="000000"/>
        </w:rPr>
        <w:t>. The mock community was composed of a mixture of</w:t>
      </w:r>
      <w:r w:rsidR="00CD5D5B" w:rsidRPr="006A738C">
        <w:rPr>
          <w:color w:val="000000"/>
        </w:rPr>
        <w:t xml:space="preserve"> </w:t>
      </w:r>
      <w:r w:rsidR="00655137" w:rsidRPr="006A738C">
        <w:rPr>
          <w:color w:val="000000"/>
        </w:rPr>
        <w:t xml:space="preserve">known </w:t>
      </w:r>
      <w:r w:rsidR="00CD5D5B" w:rsidRPr="006A738C">
        <w:rPr>
          <w:color w:val="000000"/>
        </w:rPr>
        <w:t xml:space="preserve">oomycete </w:t>
      </w:r>
      <w:r w:rsidR="00483BDC">
        <w:rPr>
          <w:color w:val="000000"/>
        </w:rPr>
        <w:t>species</w:t>
      </w:r>
      <w:r w:rsidR="00CD5D5B" w:rsidRPr="006A738C">
        <w:rPr>
          <w:color w:val="000000"/>
        </w:rPr>
        <w:t xml:space="preserve"> from different laboratories</w:t>
      </w:r>
      <w:r w:rsidR="00840AAD" w:rsidRPr="006A738C">
        <w:rPr>
          <w:color w:val="000000"/>
        </w:rPr>
        <w:t>.</w:t>
      </w:r>
      <w:r w:rsidR="00CD5D5B" w:rsidRPr="006A738C">
        <w:rPr>
          <w:color w:val="000000"/>
        </w:rPr>
        <w:t xml:space="preserve"> </w:t>
      </w:r>
      <w:r w:rsidR="00840AAD" w:rsidRPr="006A738C">
        <w:rPr>
          <w:color w:val="000000"/>
        </w:rPr>
        <w:t xml:space="preserve">The </w:t>
      </w:r>
      <w:r w:rsidR="000E0C49" w:rsidRPr="006A738C">
        <w:rPr>
          <w:color w:val="000000"/>
        </w:rPr>
        <w:t xml:space="preserve">DNA </w:t>
      </w:r>
      <w:r w:rsidR="001B1791" w:rsidRPr="006A738C">
        <w:rPr>
          <w:color w:val="000000"/>
        </w:rPr>
        <w:t xml:space="preserve">was </w:t>
      </w:r>
      <w:r w:rsidR="000E0C49" w:rsidRPr="006A738C">
        <w:rPr>
          <w:color w:val="000000"/>
        </w:rPr>
        <w:t xml:space="preserve">extracted from </w:t>
      </w:r>
      <w:r w:rsidR="001B1791" w:rsidRPr="006A738C">
        <w:rPr>
          <w:color w:val="000000"/>
        </w:rPr>
        <w:t>cultured</w:t>
      </w:r>
      <w:r w:rsidR="00CD5D5B" w:rsidRPr="006A738C">
        <w:rPr>
          <w:color w:val="000000"/>
        </w:rPr>
        <w:t xml:space="preserve"> </w:t>
      </w:r>
      <w:r w:rsidR="001B1791" w:rsidRPr="006A738C">
        <w:rPr>
          <w:color w:val="000000"/>
        </w:rPr>
        <w:t>strains</w:t>
      </w:r>
      <w:r w:rsidR="00CD5D5B" w:rsidRPr="006A738C">
        <w:t xml:space="preserve"> or host tissue </w:t>
      </w:r>
      <w:r w:rsidR="001B1791" w:rsidRPr="006A738C">
        <w:t xml:space="preserve">(for obligate pathogens) </w:t>
      </w:r>
      <w:r w:rsidR="00CD5D5B" w:rsidRPr="006A738C">
        <w:rPr>
          <w:color w:val="000000"/>
        </w:rPr>
        <w:t xml:space="preserve">depending on </w:t>
      </w:r>
      <w:r w:rsidR="00665DD6" w:rsidRPr="006A738C">
        <w:rPr>
          <w:color w:val="000000"/>
        </w:rPr>
        <w:t>species</w:t>
      </w:r>
      <w:ins w:id="65" w:author="Zachary Foster" w:date="2022-03-22T22:23:00Z">
        <w:r w:rsidR="00D40E1A">
          <w:rPr>
            <w:color w:val="000000"/>
          </w:rPr>
          <w:t xml:space="preserve"> and </w:t>
        </w:r>
      </w:ins>
      <w:ins w:id="66" w:author="Zachary Foster" w:date="2022-03-22T22:24:00Z">
        <w:r w:rsidR="00D40E1A">
          <w:rPr>
            <w:color w:val="000000"/>
          </w:rPr>
          <w:t xml:space="preserve">quantified using </w:t>
        </w:r>
      </w:ins>
      <w:ins w:id="67" w:author="Zachary Foster" w:date="2022-03-22T22:26:00Z">
        <w:r w:rsidR="00D40E1A">
          <w:rPr>
            <w:color w:val="000000"/>
          </w:rPr>
          <w:t>a</w:t>
        </w:r>
      </w:ins>
      <w:ins w:id="68" w:author="Zachary Foster" w:date="2022-03-22T22:24:00Z">
        <w:r w:rsidR="00D40E1A">
          <w:rPr>
            <w:color w:val="000000"/>
          </w:rPr>
          <w:t xml:space="preserve"> Qubit </w:t>
        </w:r>
      </w:ins>
      <w:ins w:id="69" w:author="Zachary Foster" w:date="2022-03-22T22:26:00Z">
        <w:r w:rsidR="00D40E1A">
          <w:t>fluorometer (Life Technologies)</w:t>
        </w:r>
      </w:ins>
      <w:r w:rsidR="00CD5D5B" w:rsidRPr="006A738C">
        <w:t xml:space="preserve"> (Table</w:t>
      </w:r>
      <w:r w:rsidR="000E0C49" w:rsidRPr="006A738C">
        <w:t xml:space="preserve"> </w:t>
      </w:r>
      <w:r w:rsidR="00E32073" w:rsidRPr="006A738C">
        <w:t>S</w:t>
      </w:r>
      <w:r w:rsidR="00CD5D5B" w:rsidRPr="006A738C">
        <w:t xml:space="preserve">1). </w:t>
      </w:r>
      <w:r w:rsidR="000E0C49" w:rsidRPr="006A738C">
        <w:t>DNA from each of the 24 species was pooled</w:t>
      </w:r>
      <w:ins w:id="70" w:author="Zachary Foster" w:date="2022-03-22T22:27:00Z">
        <w:r w:rsidR="00D40E1A">
          <w:t xml:space="preserve"> and diluted</w:t>
        </w:r>
      </w:ins>
      <w:r w:rsidR="000E0C49" w:rsidRPr="006A738C">
        <w:t xml:space="preserve">, resulting in </w:t>
      </w:r>
      <w:r w:rsidR="00CD5D5B" w:rsidRPr="006A738C">
        <w:rPr>
          <w:color w:val="000000"/>
        </w:rPr>
        <w:t>a per</w:t>
      </w:r>
      <w:r w:rsidR="00B952E5" w:rsidRPr="006A738C">
        <w:rPr>
          <w:color w:val="000000"/>
        </w:rPr>
        <w:t>-</w:t>
      </w:r>
      <w:r w:rsidR="00CD5D5B" w:rsidRPr="006A738C">
        <w:rPr>
          <w:color w:val="000000"/>
        </w:rPr>
        <w:t xml:space="preserve">species final concentration of </w:t>
      </w:r>
      <w:r w:rsidR="001B1791" w:rsidRPr="006A738C">
        <w:rPr>
          <w:color w:val="000000"/>
        </w:rPr>
        <w:t>~</w:t>
      </w:r>
      <w:r w:rsidR="00CD5D5B" w:rsidRPr="006A738C">
        <w:rPr>
          <w:color w:val="000000"/>
        </w:rPr>
        <w:t>2 ng/</w:t>
      </w:r>
      <w:r w:rsidR="00CD5D5B" w:rsidRPr="006A738C">
        <w:t>µL</w:t>
      </w:r>
      <w:r w:rsidR="00CD5D5B" w:rsidRPr="006A738C">
        <w:rPr>
          <w:color w:val="000000"/>
        </w:rPr>
        <w:t xml:space="preserve">, with the exception of </w:t>
      </w:r>
      <w:r w:rsidR="00563D5C" w:rsidRPr="006A738C">
        <w:rPr>
          <w:color w:val="000000"/>
        </w:rPr>
        <w:t xml:space="preserve">a lower concentration for </w:t>
      </w:r>
      <w:r w:rsidR="00CD5D5B" w:rsidRPr="006A738C">
        <w:rPr>
          <w:i/>
          <w:color w:val="000000"/>
        </w:rPr>
        <w:t>Saprolegnia diclina</w:t>
      </w:r>
      <w:r w:rsidR="00CD5D5B" w:rsidRPr="006A738C">
        <w:rPr>
          <w:color w:val="000000"/>
        </w:rPr>
        <w:t xml:space="preserve"> </w:t>
      </w:r>
      <w:r w:rsidR="004A7992" w:rsidRPr="006A738C">
        <w:rPr>
          <w:color w:val="000000"/>
        </w:rPr>
        <w:t>(0.</w:t>
      </w:r>
      <w:r w:rsidR="00872C63" w:rsidRPr="006A738C">
        <w:rPr>
          <w:color w:val="000000"/>
        </w:rPr>
        <w:t>5</w:t>
      </w:r>
      <w:r w:rsidR="004A7992" w:rsidRPr="006A738C">
        <w:rPr>
          <w:color w:val="000000"/>
        </w:rPr>
        <w:t xml:space="preserve"> ng/</w:t>
      </w:r>
      <w:r w:rsidR="004A7992" w:rsidRPr="006A738C">
        <w:t>µL)</w:t>
      </w:r>
      <w:r w:rsidR="004A7992" w:rsidRPr="006A738C">
        <w:rPr>
          <w:color w:val="000000"/>
        </w:rPr>
        <w:t xml:space="preserve"> </w:t>
      </w:r>
      <w:r w:rsidR="00CD5D5B" w:rsidRPr="006A738C">
        <w:rPr>
          <w:color w:val="000000"/>
        </w:rPr>
        <w:t xml:space="preserve">and </w:t>
      </w:r>
      <w:r w:rsidR="00CD5D5B" w:rsidRPr="006A738C">
        <w:rPr>
          <w:i/>
          <w:color w:val="000000"/>
        </w:rPr>
        <w:t>Ph</w:t>
      </w:r>
      <w:r w:rsidR="00CD5D5B" w:rsidRPr="006A738C">
        <w:rPr>
          <w:i/>
        </w:rPr>
        <w:t>ytophthora</w:t>
      </w:r>
      <w:r w:rsidR="00CD5D5B" w:rsidRPr="006A738C">
        <w:rPr>
          <w:i/>
          <w:color w:val="000000"/>
        </w:rPr>
        <w:t xml:space="preserve"> pluvialis</w:t>
      </w:r>
      <w:r w:rsidR="004A7992" w:rsidRPr="006A738C">
        <w:rPr>
          <w:color w:val="000000"/>
        </w:rPr>
        <w:t xml:space="preserve"> (1.</w:t>
      </w:r>
      <w:r w:rsidR="00872C63" w:rsidRPr="006A738C">
        <w:rPr>
          <w:color w:val="000000"/>
        </w:rPr>
        <w:t xml:space="preserve">0 </w:t>
      </w:r>
      <w:r w:rsidR="004A7992" w:rsidRPr="006A738C">
        <w:rPr>
          <w:color w:val="000000"/>
        </w:rPr>
        <w:t>ng/</w:t>
      </w:r>
      <w:r w:rsidR="004A7992" w:rsidRPr="006A738C">
        <w:t>µL).</w:t>
      </w:r>
      <w:r w:rsidR="00CD5D5B" w:rsidRPr="006A738C">
        <w:rPr>
          <w:color w:val="000000"/>
        </w:rPr>
        <w:t xml:space="preserve"> </w:t>
      </w:r>
      <w:r w:rsidR="00CD5D5B" w:rsidRPr="006A738C">
        <w:t>The concentration of DNA measured represented all the DNA in the sample</w:t>
      </w:r>
      <w:r w:rsidR="003940EB" w:rsidRPr="006A738C">
        <w:t>;</w:t>
      </w:r>
      <w:r w:rsidR="00CD5D5B" w:rsidRPr="006A738C">
        <w:t xml:space="preserve"> </w:t>
      </w:r>
      <w:r w:rsidR="003940EB" w:rsidRPr="006A738C">
        <w:t>thus,</w:t>
      </w:r>
      <w:r w:rsidR="00CD5D5B" w:rsidRPr="006A738C">
        <w:t xml:space="preserve"> DNA extracts from infected plant tissue (for obligate pathogens) include</w:t>
      </w:r>
      <w:r w:rsidR="00E05F14" w:rsidRPr="006A738C">
        <w:t>d</w:t>
      </w:r>
      <w:r w:rsidR="00CD5D5B" w:rsidRPr="006A738C">
        <w:t xml:space="preserve"> an unknown proportion of plant DNA</w:t>
      </w:r>
      <w:r w:rsidR="00840AAD" w:rsidRPr="006A738C">
        <w:t xml:space="preserve"> and an unknown concentration of oomycete DNA</w:t>
      </w:r>
      <w:r w:rsidR="00CD5D5B" w:rsidRPr="006A738C">
        <w:t>.</w:t>
      </w:r>
    </w:p>
    <w:p w14:paraId="3F5686F7" w14:textId="77777777" w:rsidR="001B4BDD" w:rsidRPr="006A738C" w:rsidRDefault="001B4BDD" w:rsidP="00661F0B">
      <w:pPr>
        <w:spacing w:line="480" w:lineRule="auto"/>
        <w:rPr>
          <w:color w:val="000000"/>
        </w:rPr>
      </w:pPr>
    </w:p>
    <w:p w14:paraId="00000027" w14:textId="3CF16084" w:rsidR="00096B6A" w:rsidRPr="006A738C" w:rsidRDefault="00CD5D5B" w:rsidP="00661F0B">
      <w:pPr>
        <w:spacing w:line="480" w:lineRule="auto"/>
        <w:rPr>
          <w:color w:val="000000"/>
        </w:rPr>
      </w:pPr>
      <w:r w:rsidRPr="006A738C">
        <w:rPr>
          <w:color w:val="000000"/>
        </w:rPr>
        <w:t xml:space="preserve">To test for non-target amplification, we </w:t>
      </w:r>
      <w:r w:rsidR="00376A24" w:rsidRPr="006A738C">
        <w:rPr>
          <w:color w:val="000000"/>
        </w:rPr>
        <w:t>extracted DNA from diverse environmental samples</w:t>
      </w:r>
      <w:r w:rsidRPr="006A738C">
        <w:rPr>
          <w:color w:val="000000"/>
        </w:rPr>
        <w:t xml:space="preserve"> </w:t>
      </w:r>
      <w:r w:rsidR="00376A24" w:rsidRPr="006A738C">
        <w:rPr>
          <w:color w:val="000000"/>
        </w:rPr>
        <w:t>including soil, water, and plant tissue. Samples</w:t>
      </w:r>
      <w:r w:rsidR="005A5CAB" w:rsidRPr="006A738C">
        <w:rPr>
          <w:color w:val="000000"/>
        </w:rPr>
        <w:t xml:space="preserve"> consisted of</w:t>
      </w:r>
      <w:r w:rsidR="00376A24" w:rsidRPr="006A738C">
        <w:rPr>
          <w:color w:val="000000"/>
        </w:rPr>
        <w:t xml:space="preserve"> soils </w:t>
      </w:r>
      <w:r w:rsidRPr="006A738C">
        <w:rPr>
          <w:color w:val="000000"/>
        </w:rPr>
        <w:t xml:space="preserve">from Panama </w:t>
      </w:r>
      <w:r w:rsidR="000A39B1" w:rsidRPr="006A738C">
        <w:rPr>
          <w:color w:val="000000"/>
        </w:rPr>
        <w:fldChar w:fldCharType="begin"/>
      </w:r>
      <w:r w:rsidR="002D2C82">
        <w:rPr>
          <w:color w:val="000000"/>
        </w:rPr>
        <w:instrText xml:space="preserve"> ADDIN ZOTERO_ITEM CSL_CITATION {"citationID":"BX0kilq4","properties":{"formattedCitation":"(Schappe et al., 2017)","plainCitation":"(Schappe et al., 2017)","noteIndex":0},"citationItems":[{"id":"qwswFzrb/gKqOBgGk","uris":["http://zotero.org/users/116661/items/9XIEMPEP"],"itemData":{"id":6398,"type":"article-journal","container-title":"Journal of Ecology","DOI":"10.1111/1365-2745.12752","ISSN":"00220477","issue":"3","journalAbbreviation":"J Ecol","language":"en","page":"569-579","source":"DOI.org (Crossref)","title":"The role of soil chemistry and plant neighbourhoods in structuring fungal communities in three Panamanian rainforests","volume":"105","author":[{"family":"Schappe","given":"Tyler"},{"family":"Albornoz","given":"Felipe E."},{"family":"Turner","given":"Benjamin L."},{"family":"Neat","given":"Abigail"},{"family":"Condit","given":"Richard"},{"family":"Jones","given":"F. Andrew"}],"editor":[{"family":"Swenson","given":"Nathan"}],"issued":{"date-parts":[["2017",5]]}}}],"schema":"https://github.com/citation-style-language/schema/raw/master/csl-citation.json"} </w:instrText>
      </w:r>
      <w:r w:rsidR="000A39B1" w:rsidRPr="006A738C">
        <w:rPr>
          <w:color w:val="000000"/>
        </w:rPr>
        <w:fldChar w:fldCharType="separate"/>
      </w:r>
      <w:r w:rsidR="00C5301C" w:rsidRPr="006A738C">
        <w:rPr>
          <w:color w:val="000000"/>
        </w:rPr>
        <w:t>(Schappe et al., 2017)</w:t>
      </w:r>
      <w:r w:rsidR="000A39B1" w:rsidRPr="006A738C">
        <w:rPr>
          <w:color w:val="000000"/>
        </w:rPr>
        <w:fldChar w:fldCharType="end"/>
      </w:r>
      <w:r w:rsidRPr="006A738C">
        <w:t xml:space="preserve"> </w:t>
      </w:r>
      <w:r w:rsidR="009276EB" w:rsidRPr="006A738C">
        <w:rPr>
          <w:color w:val="000000"/>
        </w:rPr>
        <w:t>and</w:t>
      </w:r>
      <w:r w:rsidRPr="006A738C">
        <w:rPr>
          <w:color w:val="000000"/>
        </w:rPr>
        <w:t xml:space="preserve"> soil, canopy drip water, and </w:t>
      </w:r>
      <w:r w:rsidR="00ED2773" w:rsidRPr="006A738C">
        <w:rPr>
          <w:color w:val="000000"/>
        </w:rPr>
        <w:t xml:space="preserve">tree </w:t>
      </w:r>
      <w:r w:rsidRPr="006A738C">
        <w:rPr>
          <w:color w:val="000000"/>
        </w:rPr>
        <w:t xml:space="preserve">needles collected </w:t>
      </w:r>
      <w:r w:rsidR="00376A24" w:rsidRPr="006A738C">
        <w:rPr>
          <w:color w:val="000000"/>
        </w:rPr>
        <w:t xml:space="preserve">near </w:t>
      </w:r>
      <w:r w:rsidR="005A5CAB" w:rsidRPr="006A738C">
        <w:t xml:space="preserve">old-growth </w:t>
      </w:r>
      <w:r w:rsidR="005A5CAB" w:rsidRPr="006A738C">
        <w:rPr>
          <w:i/>
          <w:color w:val="000000"/>
        </w:rPr>
        <w:t>Pseudotsuga menziesii</w:t>
      </w:r>
      <w:r w:rsidR="005A5CAB" w:rsidRPr="006A738C">
        <w:rPr>
          <w:iCs/>
          <w:color w:val="000000"/>
        </w:rPr>
        <w:t xml:space="preserve"> in</w:t>
      </w:r>
      <w:r w:rsidRPr="006A738C">
        <w:rPr>
          <w:color w:val="000000"/>
        </w:rPr>
        <w:t xml:space="preserve"> </w:t>
      </w:r>
      <w:r w:rsidRPr="006A738C">
        <w:t xml:space="preserve">the Wind River </w:t>
      </w:r>
      <w:r w:rsidR="00980B28" w:rsidRPr="006A738C">
        <w:t xml:space="preserve">Forest Dynamics Plot </w:t>
      </w:r>
      <w:r w:rsidRPr="006A738C">
        <w:t xml:space="preserve">in </w:t>
      </w:r>
      <w:r w:rsidRPr="006A738C">
        <w:rPr>
          <w:color w:val="000000"/>
        </w:rPr>
        <w:t>Washington</w:t>
      </w:r>
      <w:r w:rsidR="00980B28" w:rsidRPr="006A738C">
        <w:rPr>
          <w:color w:val="000000"/>
        </w:rPr>
        <w:t xml:space="preserve"> </w:t>
      </w:r>
      <w:r w:rsidR="00483BDC">
        <w:rPr>
          <w:color w:val="000000"/>
        </w:rPr>
        <w:t>S</w:t>
      </w:r>
      <w:r w:rsidR="00980B28" w:rsidRPr="006A738C">
        <w:rPr>
          <w:color w:val="000000"/>
        </w:rPr>
        <w:t>tate</w:t>
      </w:r>
      <w:r w:rsidRPr="006A738C">
        <w:rPr>
          <w:color w:val="000000"/>
        </w:rPr>
        <w:t>, USA. DNA from soil was extracted following a previously reported protocol</w:t>
      </w:r>
      <w:r w:rsidR="000A39B1" w:rsidRPr="006A738C">
        <w:rPr>
          <w:color w:val="000000"/>
        </w:rPr>
        <w:t xml:space="preserve"> </w:t>
      </w:r>
      <w:r w:rsidR="000A39B1" w:rsidRPr="006A738C">
        <w:rPr>
          <w:color w:val="000000"/>
        </w:rPr>
        <w:fldChar w:fldCharType="begin"/>
      </w:r>
      <w:r w:rsidR="002D2C82">
        <w:rPr>
          <w:color w:val="000000"/>
        </w:rPr>
        <w:instrText xml:space="preserve"> ADDIN ZOTERO_ITEM CSL_CITATION {"citationID":"4skMPTF2","properties":{"formattedCitation":"(Schappe et al., 2017)","plainCitation":"(Schappe et al., 2017)","noteIndex":0},"citationItems":[{"id":"qwswFzrb/gKqOBgGk","uris":["http://zotero.org/users/116661/items/9XIEMPEP"],"itemData":{"id":6398,"type":"article-journal","container-title":"Journal of Ecology","DOI":"10.1111/1365-2745.12752","ISSN":"00220477","issue":"3","journalAbbreviation":"J Ecol","language":"en","page":"569-579","source":"DOI.org (Crossref)","title":"The role of soil chemistry and plant neighbourhoods in structuring fungal communities in three Panamanian rainforests","volume":"105","author":[{"family":"Schappe","given":"Tyler"},{"family":"Albornoz","given":"Felipe E."},{"family":"Turner","given":"Benjamin L."},{"family":"Neat","given":"Abigail"},{"family":"Condit","given":"Richard"},{"family":"Jones","given":"F. Andrew"}],"editor":[{"family":"Swenson","given":"Nathan"}],"issued":{"date-parts":[["2017",5]]}}}],"schema":"https://github.com/citation-style-language/schema/raw/master/csl-citation.json"} </w:instrText>
      </w:r>
      <w:r w:rsidR="000A39B1" w:rsidRPr="006A738C">
        <w:rPr>
          <w:color w:val="000000"/>
        </w:rPr>
        <w:fldChar w:fldCharType="separate"/>
      </w:r>
      <w:r w:rsidR="00C5301C" w:rsidRPr="006A738C">
        <w:rPr>
          <w:color w:val="000000"/>
        </w:rPr>
        <w:t>(Schappe et al., 2017)</w:t>
      </w:r>
      <w:r w:rsidR="000A39B1" w:rsidRPr="006A738C">
        <w:rPr>
          <w:color w:val="000000"/>
        </w:rPr>
        <w:fldChar w:fldCharType="end"/>
      </w:r>
      <w:r w:rsidRPr="006A738C">
        <w:rPr>
          <w:color w:val="000000"/>
        </w:rPr>
        <w:t>. DNA from needles was extracted using the DNeasy Plant Mini Kit (Qiagen, Valencia, CA, USA)</w:t>
      </w:r>
      <w:r w:rsidR="005A5CAB" w:rsidRPr="006A738C">
        <w:rPr>
          <w:color w:val="000000"/>
        </w:rPr>
        <w:t>,</w:t>
      </w:r>
      <w:r w:rsidRPr="006A738C">
        <w:rPr>
          <w:color w:val="000000"/>
        </w:rPr>
        <w:t xml:space="preserve"> following the manufacturer’s instructions. </w:t>
      </w:r>
      <w:r w:rsidRPr="006A738C">
        <w:t xml:space="preserve">Water samples were collected by filtering up to 1L of water dripping through tree canopies </w:t>
      </w:r>
      <w:r w:rsidR="00454C69" w:rsidRPr="006A738C">
        <w:t>with</w:t>
      </w:r>
      <w:r w:rsidRPr="006A738C">
        <w:t xml:space="preserve"> 0.45</w:t>
      </w:r>
      <w:r w:rsidR="00980B28" w:rsidRPr="006A738C">
        <w:t xml:space="preserve"> </w:t>
      </w:r>
      <w:r w:rsidRPr="006A738C">
        <w:t>µm filters and extracting DNA from the filters</w:t>
      </w:r>
      <w:r w:rsidR="005A5CAB" w:rsidRPr="006A738C">
        <w:t xml:space="preserve"> </w:t>
      </w:r>
      <w:r w:rsidR="005A5CAB" w:rsidRPr="006A738C">
        <w:rPr>
          <w:color w:val="000000"/>
        </w:rPr>
        <w:t>using the DNeasy Plant Mini Kit</w:t>
      </w:r>
      <w:r w:rsidRPr="006A738C">
        <w:t xml:space="preserve">. </w:t>
      </w:r>
    </w:p>
    <w:p w14:paraId="00000028" w14:textId="77777777" w:rsidR="00096B6A" w:rsidRPr="006A738C" w:rsidRDefault="00096B6A" w:rsidP="00661F0B">
      <w:pPr>
        <w:spacing w:line="480" w:lineRule="auto"/>
        <w:ind w:firstLine="720"/>
        <w:rPr>
          <w:color w:val="000000"/>
        </w:rPr>
      </w:pPr>
    </w:p>
    <w:p w14:paraId="00000029" w14:textId="5DD3A1B6" w:rsidR="00096B6A" w:rsidRPr="006A738C" w:rsidRDefault="00FF6901" w:rsidP="00661F0B">
      <w:pPr>
        <w:spacing w:line="480" w:lineRule="auto"/>
        <w:rPr>
          <w:bCs/>
          <w:color w:val="000000"/>
        </w:rPr>
      </w:pPr>
      <w:r w:rsidRPr="006A738C">
        <w:rPr>
          <w:bCs/>
          <w:color w:val="000000"/>
        </w:rPr>
        <w:t xml:space="preserve">2.4 </w:t>
      </w:r>
      <w:r w:rsidR="00CD5D5B" w:rsidRPr="006A738C">
        <w:rPr>
          <w:bCs/>
          <w:color w:val="000000"/>
        </w:rPr>
        <w:t>DNA amplification and high</w:t>
      </w:r>
      <w:r w:rsidR="000874E6" w:rsidRPr="006A738C">
        <w:rPr>
          <w:bCs/>
          <w:color w:val="000000"/>
        </w:rPr>
        <w:t>-</w:t>
      </w:r>
      <w:r w:rsidR="00CD5D5B" w:rsidRPr="006A738C">
        <w:rPr>
          <w:bCs/>
          <w:color w:val="000000"/>
        </w:rPr>
        <w:t>throughput sequencing</w:t>
      </w:r>
    </w:p>
    <w:p w14:paraId="2D2C73F4" w14:textId="77777777" w:rsidR="001B4BDD" w:rsidRPr="006A738C" w:rsidRDefault="001B4BDD" w:rsidP="00661F0B">
      <w:pPr>
        <w:spacing w:line="480" w:lineRule="auto"/>
        <w:rPr>
          <w:color w:val="000000"/>
        </w:rPr>
      </w:pPr>
    </w:p>
    <w:p w14:paraId="0000002A" w14:textId="44F5D6CF" w:rsidR="00096B6A" w:rsidRPr="006A738C" w:rsidRDefault="00CD5D5B" w:rsidP="00661F0B">
      <w:pPr>
        <w:spacing w:line="480" w:lineRule="auto"/>
      </w:pPr>
      <w:r w:rsidRPr="006A738C">
        <w:rPr>
          <w:color w:val="000000"/>
        </w:rPr>
        <w:t xml:space="preserve">DNA from the </w:t>
      </w:r>
      <w:r w:rsidR="00E05F14" w:rsidRPr="006A738C">
        <w:rPr>
          <w:color w:val="000000"/>
        </w:rPr>
        <w:t>mock</w:t>
      </w:r>
      <w:r w:rsidRPr="006A738C">
        <w:rPr>
          <w:color w:val="000000"/>
        </w:rPr>
        <w:t xml:space="preserve"> community and environmental samples </w:t>
      </w:r>
      <w:r w:rsidRPr="006A738C">
        <w:t xml:space="preserve">was </w:t>
      </w:r>
      <w:r w:rsidRPr="006A738C">
        <w:rPr>
          <w:color w:val="000000"/>
        </w:rPr>
        <w:t xml:space="preserve">amplified with both the </w:t>
      </w:r>
      <w:r w:rsidRPr="006A738C">
        <w:rPr>
          <w:i/>
          <w:color w:val="000000"/>
        </w:rPr>
        <w:t>rps10</w:t>
      </w:r>
      <w:r w:rsidRPr="006A738C">
        <w:rPr>
          <w:color w:val="000000"/>
        </w:rPr>
        <w:t xml:space="preserve"> </w:t>
      </w:r>
      <w:r w:rsidRPr="006A738C">
        <w:t xml:space="preserve">method </w:t>
      </w:r>
      <w:r w:rsidRPr="006A738C">
        <w:rPr>
          <w:color w:val="000000"/>
        </w:rPr>
        <w:t xml:space="preserve">and </w:t>
      </w:r>
      <w:r w:rsidR="00980B28" w:rsidRPr="006A738C">
        <w:rPr>
          <w:color w:val="000000"/>
        </w:rPr>
        <w:t xml:space="preserve">the </w:t>
      </w:r>
      <w:r w:rsidR="00980B28" w:rsidRPr="006A738C">
        <w:t>ITS1</w:t>
      </w:r>
      <w:r w:rsidRPr="006A738C">
        <w:t xml:space="preserve"> method</w:t>
      </w:r>
      <w:r w:rsidR="006D52CD" w:rsidRPr="006A738C">
        <w:t xml:space="preserve"> </w:t>
      </w:r>
      <w:r w:rsidR="00873CE8" w:rsidRPr="006A738C">
        <w:fldChar w:fldCharType="begin"/>
      </w:r>
      <w:r w:rsidR="002D2C82">
        <w:instrText xml:space="preserve"> ADDIN ZOTERO_ITEM CSL_CITATION {"citationID":"Y0J3ShnL","properties":{"formattedCitation":"(Sapkota &amp; Nicolaisen, 2015)","plainCitation":"(Sapkota &amp; Nicolaisen, 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00873CE8" w:rsidRPr="006A738C">
        <w:t xml:space="preserve"> </w:t>
      </w:r>
      <w:r w:rsidRPr="006A738C">
        <w:t>to generate amplicons for high</w:t>
      </w:r>
      <w:r w:rsidR="000874E6" w:rsidRPr="006A738C">
        <w:t>-</w:t>
      </w:r>
      <w:r w:rsidRPr="006A738C">
        <w:t>throughput sequencing</w:t>
      </w:r>
      <w:r w:rsidRPr="006A738C">
        <w:rPr>
          <w:color w:val="000000"/>
        </w:rPr>
        <w:t xml:space="preserve">. </w:t>
      </w:r>
      <w:r w:rsidRPr="006A738C">
        <w:t xml:space="preserve">Negative PCR </w:t>
      </w:r>
      <w:r w:rsidR="00C827BB" w:rsidRPr="006A738C">
        <w:t xml:space="preserve">water </w:t>
      </w:r>
      <w:r w:rsidRPr="006A738C">
        <w:t>controls</w:t>
      </w:r>
      <w:r w:rsidRPr="006A738C">
        <w:rPr>
          <w:color w:val="000000"/>
        </w:rPr>
        <w:t xml:space="preserve"> were included in both </w:t>
      </w:r>
      <w:r w:rsidRPr="006A738C">
        <w:t>assays</w:t>
      </w:r>
      <w:r w:rsidRPr="006A738C">
        <w:rPr>
          <w:color w:val="000000"/>
        </w:rPr>
        <w:t xml:space="preserve">. </w:t>
      </w:r>
      <w:r w:rsidRPr="006A738C">
        <w:t xml:space="preserve">The </w:t>
      </w:r>
      <w:r w:rsidRPr="006A738C">
        <w:rPr>
          <w:i/>
        </w:rPr>
        <w:t>rps10</w:t>
      </w:r>
      <w:r w:rsidRPr="006A738C">
        <w:t xml:space="preserve"> assay is a multiplex PCR reaction comprising two </w:t>
      </w:r>
      <w:r w:rsidR="00980B28" w:rsidRPr="006A738C">
        <w:rPr>
          <w:i/>
        </w:rPr>
        <w:t>rps10</w:t>
      </w:r>
      <w:r w:rsidR="00980B28" w:rsidRPr="006A738C">
        <w:t xml:space="preserve"> </w:t>
      </w:r>
      <w:r w:rsidRPr="006A738C">
        <w:t xml:space="preserve">forward primers </w:t>
      </w:r>
      <w:r w:rsidR="00DF445F" w:rsidRPr="006A738C">
        <w:t xml:space="preserve">that differ slightly in sequence </w:t>
      </w:r>
      <w:r w:rsidR="00C90C77" w:rsidRPr="006A738C">
        <w:t>but</w:t>
      </w:r>
      <w:r w:rsidR="00DF445F" w:rsidRPr="006A738C">
        <w:t xml:space="preserve"> anneal to the same position in the </w:t>
      </w:r>
      <w:r w:rsidR="00DF445F" w:rsidRPr="006A738C">
        <w:rPr>
          <w:i/>
        </w:rPr>
        <w:t>t</w:t>
      </w:r>
      <w:r w:rsidR="00980B28" w:rsidRPr="006A738C">
        <w:rPr>
          <w:i/>
        </w:rPr>
        <w:t>RNA</w:t>
      </w:r>
      <w:r w:rsidR="00DF445F" w:rsidRPr="006A738C">
        <w:rPr>
          <w:i/>
        </w:rPr>
        <w:t>-</w:t>
      </w:r>
      <w:r w:rsidR="003E2533" w:rsidRPr="006A738C">
        <w:rPr>
          <w:i/>
        </w:rPr>
        <w:t>Phe</w:t>
      </w:r>
      <w:r w:rsidR="00DF445F" w:rsidRPr="006A738C">
        <w:t xml:space="preserve"> gene </w:t>
      </w:r>
      <w:r w:rsidRPr="006A738C">
        <w:t>(</w:t>
      </w:r>
      <w:r w:rsidRPr="006A738C">
        <w:rPr>
          <w:iCs/>
        </w:rPr>
        <w:t>rps10</w:t>
      </w:r>
      <w:r w:rsidRPr="006A738C">
        <w:t>_F</w:t>
      </w:r>
      <w:r w:rsidR="005C0E4C" w:rsidRPr="006A738C">
        <w:t>1</w:t>
      </w:r>
      <w:r w:rsidRPr="006A738C">
        <w:t xml:space="preserve"> and </w:t>
      </w:r>
      <w:r w:rsidRPr="006A738C">
        <w:rPr>
          <w:iCs/>
        </w:rPr>
        <w:t>rps10</w:t>
      </w:r>
      <w:r w:rsidRPr="006A738C">
        <w:t xml:space="preserve">_F2) and seven </w:t>
      </w:r>
      <w:r w:rsidR="00980B28" w:rsidRPr="006A738C">
        <w:rPr>
          <w:i/>
        </w:rPr>
        <w:t xml:space="preserve">rps10 </w:t>
      </w:r>
      <w:r w:rsidRPr="006A738C">
        <w:t xml:space="preserve">reverse primers </w:t>
      </w:r>
      <w:r w:rsidR="00DF445F" w:rsidRPr="006A738C">
        <w:t xml:space="preserve">that differ slightly in sequence </w:t>
      </w:r>
      <w:r w:rsidR="00C90C77" w:rsidRPr="006A738C">
        <w:t>but</w:t>
      </w:r>
      <w:r w:rsidR="00DF445F" w:rsidRPr="006A738C">
        <w:t xml:space="preserve"> anneal to the same position in the </w:t>
      </w:r>
      <w:r w:rsidR="00DF445F" w:rsidRPr="006A738C">
        <w:rPr>
          <w:i/>
        </w:rPr>
        <w:t>t</w:t>
      </w:r>
      <w:r w:rsidR="00980B28" w:rsidRPr="006A738C">
        <w:rPr>
          <w:i/>
        </w:rPr>
        <w:t>RNA</w:t>
      </w:r>
      <w:r w:rsidR="00DF445F" w:rsidRPr="006A738C">
        <w:rPr>
          <w:i/>
        </w:rPr>
        <w:t>-</w:t>
      </w:r>
      <w:r w:rsidR="003E2533" w:rsidRPr="006A738C">
        <w:rPr>
          <w:i/>
        </w:rPr>
        <w:t>Arg</w:t>
      </w:r>
      <w:r w:rsidR="00DF445F" w:rsidRPr="006A738C">
        <w:t xml:space="preserve"> gene </w:t>
      </w:r>
      <w:r w:rsidRPr="006A738C">
        <w:t>(</w:t>
      </w:r>
      <w:r w:rsidRPr="006A738C">
        <w:rPr>
          <w:iCs/>
        </w:rPr>
        <w:t>rps10_</w:t>
      </w:r>
      <w:r w:rsidRPr="006A738C">
        <w:t>R1 through rps10_R7)</w:t>
      </w:r>
      <w:r w:rsidR="00873CE8" w:rsidRPr="006A738C">
        <w:t xml:space="preserve"> (Table 1)</w:t>
      </w:r>
      <w:r w:rsidRPr="006A738C">
        <w:t xml:space="preserve">. All amplifications of the </w:t>
      </w:r>
      <w:r w:rsidRPr="006A738C">
        <w:rPr>
          <w:i/>
        </w:rPr>
        <w:t>rps10</w:t>
      </w:r>
      <w:r w:rsidRPr="006A738C">
        <w:t xml:space="preserve"> locus were carried out using the QIAGEN Type-it Mutation Detect PCR Kit (QIAGEN, 206343, Valencia, CA). Multiplex PCR reactions were performed in 35</w:t>
      </w:r>
      <w:r w:rsidR="004A7992" w:rsidRPr="006A738C">
        <w:t xml:space="preserve"> </w:t>
      </w:r>
      <w:r w:rsidRPr="006A738C">
        <w:t>µL with 14</w:t>
      </w:r>
      <w:r w:rsidR="004A7992" w:rsidRPr="006A738C">
        <w:t xml:space="preserve"> </w:t>
      </w:r>
      <w:r w:rsidRPr="006A738C">
        <w:t>ng template DNA and 1</w:t>
      </w:r>
      <w:r w:rsidR="00E05F14" w:rsidRPr="006A738C">
        <w:t xml:space="preserve"> </w:t>
      </w:r>
      <w:r w:rsidRPr="006A738C">
        <w:t>X final buffer concentration. Final primer concentrations were 0.2</w:t>
      </w:r>
      <w:r w:rsidR="00DF79E7" w:rsidRPr="006A738C">
        <w:t xml:space="preserve"> </w:t>
      </w:r>
      <w:r w:rsidRPr="006A738C">
        <w:t xml:space="preserve">µM except for </w:t>
      </w:r>
      <w:r w:rsidRPr="006A738C">
        <w:rPr>
          <w:iCs/>
        </w:rPr>
        <w:t>r</w:t>
      </w:r>
      <w:r w:rsidRPr="006A738C">
        <w:rPr>
          <w:iCs/>
          <w:highlight w:val="white"/>
        </w:rPr>
        <w:t>ps10</w:t>
      </w:r>
      <w:r w:rsidRPr="006A738C">
        <w:rPr>
          <w:highlight w:val="white"/>
        </w:rPr>
        <w:t>_F</w:t>
      </w:r>
      <w:r w:rsidR="004C5602" w:rsidRPr="006A738C">
        <w:rPr>
          <w:highlight w:val="white"/>
        </w:rPr>
        <w:t>1</w:t>
      </w:r>
      <w:r w:rsidR="00B92A31" w:rsidRPr="006A738C">
        <w:rPr>
          <w:highlight w:val="white"/>
        </w:rPr>
        <w:t>,</w:t>
      </w:r>
      <w:r w:rsidRPr="006A738C">
        <w:rPr>
          <w:highlight w:val="white"/>
        </w:rPr>
        <w:t xml:space="preserve"> which has a single degenerate base (Y = C, T) representing two primers and was therefore added at a final concentration of 0.4</w:t>
      </w:r>
      <w:r w:rsidR="00DF79E7" w:rsidRPr="006A738C">
        <w:rPr>
          <w:highlight w:val="white"/>
        </w:rPr>
        <w:t xml:space="preserve"> </w:t>
      </w:r>
      <w:r w:rsidRPr="006A738C">
        <w:rPr>
          <w:highlight w:val="white"/>
        </w:rPr>
        <w:t>µM</w:t>
      </w:r>
      <w:r w:rsidRPr="006A738C">
        <w:t xml:space="preserve">. Amplifications were </w:t>
      </w:r>
      <w:r w:rsidR="00980B28" w:rsidRPr="006A738C">
        <w:t xml:space="preserve">carried out </w:t>
      </w:r>
      <w:r w:rsidRPr="006A738C">
        <w:t xml:space="preserve">in a Veriti thermal cycler (Life Technologies, Grand Island, NY) with an initial denaturation at 95 °C for 5 min, followed by 35 cycles of 95 °C for 30 s, 58 °C for 3 min, and 72 °C for 30 s, and a final extension at 60 °C for 30 min. </w:t>
      </w:r>
    </w:p>
    <w:p w14:paraId="32AFF625" w14:textId="77777777" w:rsidR="001B4BDD" w:rsidRPr="006A738C" w:rsidRDefault="001B4BDD" w:rsidP="00661F0B">
      <w:pPr>
        <w:spacing w:line="480" w:lineRule="auto"/>
      </w:pPr>
    </w:p>
    <w:p w14:paraId="0000002C" w14:textId="74F640D5" w:rsidR="00096B6A" w:rsidRPr="006A738C" w:rsidRDefault="00CD5D5B" w:rsidP="00661F0B">
      <w:pPr>
        <w:spacing w:line="480" w:lineRule="auto"/>
      </w:pPr>
      <w:r w:rsidRPr="006A738C">
        <w:t xml:space="preserve">ITS1 was amplified following a semi-nested protocol </w:t>
      </w:r>
      <w:r w:rsidR="00B23510" w:rsidRPr="006A738C">
        <w:t>with minor modification</w:t>
      </w:r>
      <w:r w:rsidR="0093663E" w:rsidRPr="006A738C">
        <w:t>s</w:t>
      </w:r>
      <w:r w:rsidR="00B23510" w:rsidRPr="006A738C">
        <w:t xml:space="preserve"> fr</w:t>
      </w:r>
      <w:r w:rsidR="0093663E" w:rsidRPr="006A738C">
        <w:t>o</w:t>
      </w:r>
      <w:r w:rsidR="00B23510" w:rsidRPr="006A738C">
        <w:t>m</w:t>
      </w:r>
      <w:r w:rsidRPr="006A738C">
        <w:t xml:space="preserve"> </w:t>
      </w:r>
      <w:r w:rsidR="00B23510" w:rsidRPr="006A738C">
        <w:t xml:space="preserve">the </w:t>
      </w:r>
      <w:r w:rsidRPr="006A738C">
        <w:t xml:space="preserve">previously published </w:t>
      </w:r>
      <w:r w:rsidR="00B23510" w:rsidRPr="006A738C">
        <w:t>method</w:t>
      </w:r>
      <w:r w:rsidRPr="006A738C">
        <w:t xml:space="preserve"> using the ITS6/ITS4 and ITS6/ITS7 primer set</w:t>
      </w:r>
      <w:r w:rsidR="00B23510" w:rsidRPr="006A738C">
        <w:t>s</w:t>
      </w:r>
      <w:r w:rsidR="00873CE8" w:rsidRPr="006A738C">
        <w:t xml:space="preserve"> </w:t>
      </w:r>
      <w:r w:rsidR="00873CE8" w:rsidRPr="006A738C">
        <w:fldChar w:fldCharType="begin"/>
      </w:r>
      <w:r w:rsidR="002D2C82">
        <w:instrText xml:space="preserve"> ADDIN ZOTERO_ITEM CSL_CITATION {"citationID":"NMl1252p","properties":{"formattedCitation":"(Sapkota &amp; Nicolaisen, 2015)","plainCitation":"(Sapkota &amp; Nicolaisen, 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Pr="006A738C">
        <w:t>. The initial PCR reaction was performed in 1X PCR</w:t>
      </w:r>
      <w:r w:rsidR="0019142F" w:rsidRPr="006A738C">
        <w:t>,</w:t>
      </w:r>
      <w:r w:rsidRPr="006A738C">
        <w:t xml:space="preserve"> 1.5 mM MgCl</w:t>
      </w:r>
      <w:r w:rsidRPr="006A738C">
        <w:rPr>
          <w:vertAlign w:val="subscript"/>
        </w:rPr>
        <w:t>2</w:t>
      </w:r>
      <w:r w:rsidRPr="006A738C">
        <w:t>, 0.2 mM dNTP mix, 0.2 µM of each primer (ITS6 and ITS4), and 2 U/</w:t>
      </w:r>
      <w:r w:rsidR="00980B28" w:rsidRPr="006A738C">
        <w:t xml:space="preserve">reaction </w:t>
      </w:r>
      <w:r w:rsidRPr="006A738C">
        <w:t xml:space="preserve">of Platinum </w:t>
      </w:r>
      <w:r w:rsidRPr="006A738C">
        <w:rPr>
          <w:i/>
          <w:iCs/>
        </w:rPr>
        <w:t>Taq</w:t>
      </w:r>
      <w:r w:rsidRPr="006A738C">
        <w:t xml:space="preserve"> (#10966018, ThermoFisher Scientific). The non-proofreading Platinum </w:t>
      </w:r>
      <w:r w:rsidRPr="006A738C">
        <w:rPr>
          <w:i/>
          <w:iCs/>
        </w:rPr>
        <w:t>Taq</w:t>
      </w:r>
      <w:r w:rsidRPr="006A738C">
        <w:t xml:space="preserve"> was used since </w:t>
      </w:r>
      <w:r w:rsidRPr="006A738C">
        <w:lastRenderedPageBreak/>
        <w:t xml:space="preserve">previous efforts to use various proofreading </w:t>
      </w:r>
      <w:r w:rsidRPr="006A738C">
        <w:rPr>
          <w:i/>
        </w:rPr>
        <w:t xml:space="preserve">Taq </w:t>
      </w:r>
      <w:r w:rsidR="003E2533" w:rsidRPr="006A738C">
        <w:t>polymerase</w:t>
      </w:r>
      <w:r w:rsidR="0019142F" w:rsidRPr="006A738C">
        <w:t>s</w:t>
      </w:r>
      <w:r w:rsidR="003E2533" w:rsidRPr="006A738C">
        <w:t xml:space="preserve"> </w:t>
      </w:r>
      <w:r w:rsidRPr="006A738C">
        <w:t>resulted in unacceptably</w:t>
      </w:r>
      <w:r w:rsidR="008C5BD2">
        <w:t xml:space="preserve"> </w:t>
      </w:r>
      <w:r w:rsidRPr="006A738C">
        <w:t>strong amplification of plant DNA using these primers (unpublished data), possibly due to the 3</w:t>
      </w:r>
      <w:r w:rsidR="00B92A31" w:rsidRPr="006A738C">
        <w:t>’</w:t>
      </w:r>
      <w:r w:rsidRPr="006A738C">
        <w:t xml:space="preserve"> to 5</w:t>
      </w:r>
      <w:r w:rsidR="00873CE8" w:rsidRPr="006A738C">
        <w:t>’</w:t>
      </w:r>
      <w:r w:rsidRPr="006A738C">
        <w:t xml:space="preserve"> exonuclease activity of proofreading </w:t>
      </w:r>
      <w:r w:rsidR="003E2533" w:rsidRPr="006A738C">
        <w:rPr>
          <w:i/>
        </w:rPr>
        <w:t xml:space="preserve">Taq </w:t>
      </w:r>
      <w:r w:rsidR="003E2533" w:rsidRPr="006A738C">
        <w:t>polymerase</w:t>
      </w:r>
      <w:r w:rsidR="002C2748" w:rsidRPr="006A738C">
        <w:t xml:space="preserve"> </w:t>
      </w:r>
      <w:r w:rsidRPr="006A738C">
        <w:t xml:space="preserve">removing bases at the 3’ end of the ITS7 primer that </w:t>
      </w:r>
      <w:r w:rsidR="00AE30CA" w:rsidRPr="006A738C">
        <w:t>distinguish</w:t>
      </w:r>
      <w:r w:rsidR="008C5BD2">
        <w:t>es</w:t>
      </w:r>
      <w:r w:rsidR="00AE30CA" w:rsidRPr="006A738C">
        <w:t xml:space="preserve"> oomycetes from</w:t>
      </w:r>
      <w:r w:rsidRPr="006A738C">
        <w:t xml:space="preserve"> plants</w:t>
      </w:r>
      <w:r w:rsidR="00873CE8" w:rsidRPr="006A738C">
        <w:t xml:space="preserve"> </w:t>
      </w:r>
      <w:r w:rsidR="00873CE8" w:rsidRPr="006A738C">
        <w:fldChar w:fldCharType="begin"/>
      </w:r>
      <w:r w:rsidR="002D2C82">
        <w:instrText xml:space="preserve"> ADDIN ZOTERO_ITEM CSL_CITATION {"citationID":"vXScRpUR","properties":{"formattedCitation":"(Sapkota &amp; Nicolaisen, 2015)","plainCitation":"(Sapkota &amp; Nicolaisen, 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Pr="006A738C">
        <w:t>. DNA (</w:t>
      </w:r>
      <w:r w:rsidR="00AE30CA" w:rsidRPr="006A738C">
        <w:t>30</w:t>
      </w:r>
      <w:r w:rsidR="0093663E" w:rsidRPr="006A738C">
        <w:t xml:space="preserve"> </w:t>
      </w:r>
      <w:r w:rsidR="00DD1539" w:rsidRPr="006A738C">
        <w:t>ng</w:t>
      </w:r>
      <w:r w:rsidRPr="006A738C">
        <w:t xml:space="preserve">, except for </w:t>
      </w:r>
      <w:r w:rsidRPr="006A738C">
        <w:rPr>
          <w:i/>
        </w:rPr>
        <w:t>P. pluvialis</w:t>
      </w:r>
      <w:r w:rsidRPr="006A738C">
        <w:t xml:space="preserve"> at </w:t>
      </w:r>
      <w:r w:rsidR="00AE30CA" w:rsidRPr="006A738C">
        <w:t>15</w:t>
      </w:r>
      <w:r w:rsidR="00651EE3" w:rsidRPr="006A738C">
        <w:t xml:space="preserve"> ng</w:t>
      </w:r>
      <w:r w:rsidR="00DD1539" w:rsidRPr="006A738C">
        <w:t xml:space="preserve"> and</w:t>
      </w:r>
      <w:r w:rsidRPr="006A738C">
        <w:t xml:space="preserve"> </w:t>
      </w:r>
      <w:r w:rsidRPr="006A738C">
        <w:rPr>
          <w:i/>
        </w:rPr>
        <w:t>S. diclina</w:t>
      </w:r>
      <w:r w:rsidRPr="006A738C">
        <w:t xml:space="preserve"> at </w:t>
      </w:r>
      <w:r w:rsidR="00AE30CA" w:rsidRPr="006A738C">
        <w:t>7.5</w:t>
      </w:r>
      <w:r w:rsidR="00DD1539" w:rsidRPr="006A738C">
        <w:t xml:space="preserve"> ng</w:t>
      </w:r>
      <w:r w:rsidRPr="006A738C">
        <w:t>) was added to each reaction for a total volume of 15 µL. The second PCR reaction was identical to the first with the following exceptions:</w:t>
      </w:r>
      <w:r w:rsidR="002C2748" w:rsidRPr="006A738C">
        <w:t xml:space="preserve"> </w:t>
      </w:r>
      <w:r w:rsidR="004964D0">
        <w:t xml:space="preserve">the </w:t>
      </w:r>
      <w:r w:rsidR="0093663E" w:rsidRPr="006A738C">
        <w:t>t</w:t>
      </w:r>
      <w:r w:rsidRPr="006A738C">
        <w:t xml:space="preserve">emplate was 1.0 µL of the initial PCR reaction, primers were ITS6 and ITS7, and the total reaction volume was 25 µL. Both ITS1 PCR amplifications were conducted in a Bio-Rad T100 thermocycler (Bio-Rad, Hercules, CA, USA) under the following thermal cycling conditions: 2 min at 94˚C, 25 cycles of 30 sec at 94˚C, 30 sec at 60˚C, 1 min at 72˚C, and a final extension of 2 min at 72˚C. The protocol </w:t>
      </w:r>
      <w:r w:rsidR="0095154D" w:rsidRPr="006A738C">
        <w:t xml:space="preserve">used </w:t>
      </w:r>
      <w:r w:rsidRPr="006A738C">
        <w:t xml:space="preserve">differs </w:t>
      </w:r>
      <w:r w:rsidR="0095154D" w:rsidRPr="006A738C">
        <w:t xml:space="preserve">slightly </w:t>
      </w:r>
      <w:r w:rsidRPr="006A738C">
        <w:t xml:space="preserve">from that </w:t>
      </w:r>
      <w:r w:rsidR="00873CE8" w:rsidRPr="006A738C">
        <w:t xml:space="preserve">of Sapkota and Nicolaisen </w:t>
      </w:r>
      <w:r w:rsidR="00873CE8" w:rsidRPr="006A738C">
        <w:fldChar w:fldCharType="begin"/>
      </w:r>
      <w:r w:rsidR="002D2C82">
        <w:instrText xml:space="preserve"> ADDIN ZOTERO_ITEM CSL_CITATION {"citationID":"q6SCL7C5","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873CE8" w:rsidRPr="006A738C">
        <w:fldChar w:fldCharType="separate"/>
      </w:r>
      <w:r w:rsidR="00873CE8" w:rsidRPr="006A738C">
        <w:rPr>
          <w:noProof/>
        </w:rPr>
        <w:t>(2015)</w:t>
      </w:r>
      <w:r w:rsidR="00873CE8" w:rsidRPr="006A738C">
        <w:fldChar w:fldCharType="end"/>
      </w:r>
      <w:r w:rsidR="000B5CFD" w:rsidRPr="006A738C">
        <w:t>;</w:t>
      </w:r>
      <w:r w:rsidR="00873CE8" w:rsidRPr="006A738C">
        <w:t xml:space="preserve"> </w:t>
      </w:r>
      <w:r w:rsidRPr="006A738C">
        <w:t>the first PCR had 25 cycles instead of 15 and the annealing temperatures of the PCR were raised from 55</w:t>
      </w:r>
      <w:r w:rsidR="005655E6" w:rsidRPr="005655E6">
        <w:t xml:space="preserve"> </w:t>
      </w:r>
      <w:r w:rsidR="005655E6" w:rsidRPr="006A738C">
        <w:t>˚C</w:t>
      </w:r>
      <w:r w:rsidRPr="006A738C">
        <w:t xml:space="preserve"> and 59</w:t>
      </w:r>
      <w:r w:rsidR="005655E6" w:rsidRPr="005655E6">
        <w:t xml:space="preserve"> </w:t>
      </w:r>
      <w:r w:rsidR="005655E6" w:rsidRPr="006A738C">
        <w:t>˚C</w:t>
      </w:r>
      <w:r w:rsidRPr="006A738C">
        <w:t xml:space="preserve"> to 60</w:t>
      </w:r>
      <w:r w:rsidR="005655E6" w:rsidRPr="005655E6">
        <w:t xml:space="preserve"> </w:t>
      </w:r>
      <w:r w:rsidR="005655E6" w:rsidRPr="006A738C">
        <w:t>˚C</w:t>
      </w:r>
      <w:r w:rsidRPr="006A738C">
        <w:t xml:space="preserve"> for both. These changes were based on </w:t>
      </w:r>
      <w:r w:rsidR="000B5CFD" w:rsidRPr="006A738C">
        <w:t>optimizing</w:t>
      </w:r>
      <w:r w:rsidRPr="006A738C">
        <w:t xml:space="preserve"> the PCR</w:t>
      </w:r>
      <w:r w:rsidR="00980B28" w:rsidRPr="006A738C">
        <w:t xml:space="preserve"> conditions</w:t>
      </w:r>
      <w:r w:rsidRPr="006A738C">
        <w:t xml:space="preserve"> to </w:t>
      </w:r>
      <w:r w:rsidR="005D2A38" w:rsidRPr="006A738C">
        <w:t>minimize</w:t>
      </w:r>
      <w:r w:rsidRPr="006A738C">
        <w:t xml:space="preserve"> non-target amplification</w:t>
      </w:r>
      <w:r w:rsidR="0093663E" w:rsidRPr="006A738C">
        <w:t xml:space="preserve"> </w:t>
      </w:r>
      <w:r w:rsidR="00980B28" w:rsidRPr="006A738C">
        <w:t xml:space="preserve">in a previous experiment </w:t>
      </w:r>
      <w:r w:rsidR="0093663E" w:rsidRPr="006A738C">
        <w:fldChar w:fldCharType="begin"/>
      </w:r>
      <w:r w:rsidR="002D2C82">
        <w:instrText xml:space="preserve"> ADDIN ZOTERO_ITEM CSL_CITATION {"citationID":"sdOnGZX8","properties":{"formattedCitation":"(Foster, Weiland, Scagel, &amp; Gr\\uc0\\u252{}nwald, 2020)","plainCitation":"(Foster, Weiland, Scagel, &amp; Grünwald, 2020)","noteIndex":0},"citationItems":[{"id":"qwswFzrb/CTZtZj5N","uris":["http://zotero.org/users/116661/items/LR82PA4X"],"itemData":{"id":6511,"type":"article-journal","container-title":"Phytobiomes Journal","DOI":"10.1094/PBIOMES-09-19-0052-R","ISSN":"2471-2906","journalAbbreviation":"Phytobiomes Journal","language":"en","page":"PBIOMES-09-19-0","source":"DOI.org (Crossref)","title":"The composition of the fungal and oomycete microbiome of &lt;i&gt;Rhododendron&lt;/i&gt; roots under varying growth conditions, nurseries, and cultivars","author":[{"family":"Foster","given":"Z. S. L."},{"family":"Weiland","given":"J. E."},{"family":"Scagel","given":"C. F."},{"family":"Grünwald","given":"N. J."}],"issued":{"date-parts":[["2020",2,19]]}}}],"schema":"https://github.com/citation-style-language/schema/raw/master/csl-citation.json"} </w:instrText>
      </w:r>
      <w:r w:rsidR="0093663E" w:rsidRPr="006A738C">
        <w:fldChar w:fldCharType="separate"/>
      </w:r>
      <w:r w:rsidR="0093663E" w:rsidRPr="006A738C">
        <w:t>(Foster, Weiland, Scagel, &amp; Grünwald, 2020)</w:t>
      </w:r>
      <w:r w:rsidR="0093663E" w:rsidRPr="006A738C">
        <w:fldChar w:fldCharType="end"/>
      </w:r>
      <w:r w:rsidRPr="006A738C">
        <w:t>.</w:t>
      </w:r>
      <w:r w:rsidR="00D402F7" w:rsidRPr="006A738C">
        <w:t xml:space="preserve"> </w:t>
      </w:r>
      <w:r w:rsidR="0093663E" w:rsidRPr="006A738C">
        <w:t>A</w:t>
      </w:r>
      <w:r w:rsidRPr="006A738C">
        <w:t>mplicons</w:t>
      </w:r>
      <w:r w:rsidR="0093663E" w:rsidRPr="006A738C">
        <w:t xml:space="preserve"> from both the </w:t>
      </w:r>
      <w:r w:rsidR="0093663E" w:rsidRPr="006A738C">
        <w:rPr>
          <w:i/>
          <w:iCs/>
        </w:rPr>
        <w:t>rps10</w:t>
      </w:r>
      <w:r w:rsidRPr="006A738C">
        <w:t xml:space="preserve"> a</w:t>
      </w:r>
      <w:r w:rsidR="0093663E" w:rsidRPr="006A738C">
        <w:t xml:space="preserve">nd </w:t>
      </w:r>
      <w:r w:rsidRPr="006A738C">
        <w:t xml:space="preserve">second ITS1 PCR </w:t>
      </w:r>
      <w:r w:rsidR="00655137" w:rsidRPr="006A738C">
        <w:t>amplicons</w:t>
      </w:r>
      <w:r w:rsidRPr="006A738C">
        <w:t xml:space="preserve"> were </w:t>
      </w:r>
      <w:r w:rsidR="00D402F7" w:rsidRPr="006A738C">
        <w:t xml:space="preserve">then </w:t>
      </w:r>
      <w:r w:rsidRPr="006A738C">
        <w:t>cleaned, ligated to Illumina Nextera XT indices and adapters, purified</w:t>
      </w:r>
      <w:r w:rsidR="00D402F7" w:rsidRPr="006A738C">
        <w:t>,</w:t>
      </w:r>
      <w:r w:rsidRPr="006A738C">
        <w:t xml:space="preserve"> and pooled following Illumina manufacturer’s protocols (Illumina, 2013). Sequencing was </w:t>
      </w:r>
      <w:r w:rsidR="00E955F6" w:rsidRPr="006A738C">
        <w:t xml:space="preserve">carried out with 300-bp paired-end reads </w:t>
      </w:r>
      <w:ins w:id="71" w:author="Zachary Foster" w:date="2022-03-24T10:00:00Z">
        <w:r w:rsidR="00134EDC">
          <w:t xml:space="preserve">using the v.3 </w:t>
        </w:r>
        <w:r w:rsidR="00AE645C">
          <w:t xml:space="preserve">chemistry </w:t>
        </w:r>
      </w:ins>
      <w:r w:rsidRPr="006A738C">
        <w:t xml:space="preserve">on the Illumina MiSeq platform at the Center </w:t>
      </w:r>
      <w:r w:rsidR="00465B40">
        <w:t>for</w:t>
      </w:r>
      <w:r w:rsidRPr="006A738C">
        <w:t xml:space="preserve"> Genome Research and Biocomputing at Oregon State University.</w:t>
      </w:r>
    </w:p>
    <w:p w14:paraId="0000002D" w14:textId="77777777" w:rsidR="00096B6A" w:rsidRPr="006A738C" w:rsidRDefault="00096B6A" w:rsidP="00661F0B">
      <w:pPr>
        <w:spacing w:line="480" w:lineRule="auto"/>
      </w:pPr>
    </w:p>
    <w:p w14:paraId="0000002E" w14:textId="69FE604F" w:rsidR="00096B6A" w:rsidRPr="006A738C" w:rsidRDefault="00FF6901" w:rsidP="00661F0B">
      <w:pPr>
        <w:spacing w:line="480" w:lineRule="auto"/>
        <w:rPr>
          <w:bCs/>
        </w:rPr>
      </w:pPr>
      <w:r w:rsidRPr="006A738C">
        <w:rPr>
          <w:bCs/>
          <w:iCs/>
        </w:rPr>
        <w:t xml:space="preserve">2.5 </w:t>
      </w:r>
      <w:r w:rsidR="00CD5D5B" w:rsidRPr="006A738C">
        <w:rPr>
          <w:bCs/>
          <w:i/>
        </w:rPr>
        <w:t>Rps10</w:t>
      </w:r>
      <w:r w:rsidR="00CD5D5B" w:rsidRPr="006A738C">
        <w:rPr>
          <w:bCs/>
        </w:rPr>
        <w:t xml:space="preserve"> database and associated website</w:t>
      </w:r>
    </w:p>
    <w:p w14:paraId="3D2D2675" w14:textId="77777777" w:rsidR="001B4BDD" w:rsidRPr="006A738C" w:rsidRDefault="001B4BDD" w:rsidP="00661F0B">
      <w:pPr>
        <w:spacing w:line="480" w:lineRule="auto"/>
      </w:pPr>
    </w:p>
    <w:p w14:paraId="00000031" w14:textId="724B3073" w:rsidR="00096B6A" w:rsidRPr="006A738C" w:rsidRDefault="00CD5D5B" w:rsidP="00661F0B">
      <w:pPr>
        <w:spacing w:line="480" w:lineRule="auto"/>
      </w:pPr>
      <w:r w:rsidRPr="006A738C">
        <w:lastRenderedPageBreak/>
        <w:t xml:space="preserve">A curated reference database was developed for assigning taxonomic classifications to sequences generated from the </w:t>
      </w:r>
      <w:r w:rsidR="00655137" w:rsidRPr="006A738C">
        <w:rPr>
          <w:i/>
          <w:iCs/>
        </w:rPr>
        <w:t>rps10</w:t>
      </w:r>
      <w:r w:rsidRPr="006A738C">
        <w:t xml:space="preserve"> primers. The database is composed of </w:t>
      </w:r>
      <w:r w:rsidR="00477602" w:rsidRPr="006A738C">
        <w:t xml:space="preserve">sequences </w:t>
      </w:r>
      <w:r w:rsidRPr="006A738C">
        <w:t xml:space="preserve">manually curated from online databases, contributed </w:t>
      </w:r>
      <w:r w:rsidR="00422ECA" w:rsidRPr="006A738C">
        <w:t xml:space="preserve">by </w:t>
      </w:r>
      <w:r w:rsidRPr="006A738C">
        <w:t xml:space="preserve">other </w:t>
      </w:r>
      <w:r w:rsidR="0093663E" w:rsidRPr="006A738C">
        <w:t>research groups</w:t>
      </w:r>
      <w:r w:rsidRPr="006A738C">
        <w:t xml:space="preserve">, </w:t>
      </w:r>
      <w:r w:rsidR="00422ECA" w:rsidRPr="006A738C">
        <w:t xml:space="preserve">identified </w:t>
      </w:r>
      <w:r w:rsidRPr="006A738C">
        <w:t xml:space="preserve">from whole mitochondrial genomes, and produced from known isolates </w:t>
      </w:r>
      <w:r w:rsidR="00DF79E7" w:rsidRPr="006A738C">
        <w:t xml:space="preserve">in </w:t>
      </w:r>
      <w:r w:rsidRPr="006A738C">
        <w:t>this study.</w:t>
      </w:r>
      <w:r w:rsidR="00E05F14" w:rsidRPr="006A738C">
        <w:t xml:space="preserve"> </w:t>
      </w:r>
      <w:r w:rsidR="00DF79E7" w:rsidRPr="006A738C">
        <w:t xml:space="preserve">Species classification was confirmed by </w:t>
      </w:r>
      <w:r w:rsidR="00DF79E7" w:rsidRPr="006A738C">
        <w:rPr>
          <w:i/>
        </w:rPr>
        <w:t>cox1</w:t>
      </w:r>
      <w:r w:rsidR="00DF79E7" w:rsidRPr="006A738C">
        <w:t xml:space="preserve"> or ITS sequenc</w:t>
      </w:r>
      <w:r w:rsidR="00594548" w:rsidRPr="006A738C">
        <w:t xml:space="preserve">ing </w:t>
      </w:r>
      <w:r w:rsidR="00DF79E7" w:rsidRPr="006A738C">
        <w:t xml:space="preserve">and </w:t>
      </w:r>
      <w:r w:rsidR="00665DD6" w:rsidRPr="006A738C">
        <w:t>comparison with</w:t>
      </w:r>
      <w:r w:rsidR="00C827BB" w:rsidRPr="006A738C">
        <w:t xml:space="preserve"> </w:t>
      </w:r>
      <w:r w:rsidR="002E6825" w:rsidRPr="006A738C">
        <w:t xml:space="preserve">sequences from </w:t>
      </w:r>
      <w:r w:rsidR="00C827BB" w:rsidRPr="006A738C">
        <w:t>vouchered specimens in GenBank</w:t>
      </w:r>
      <w:r w:rsidR="00A516C5" w:rsidRPr="006A738C">
        <w:t>.</w:t>
      </w:r>
      <w:r w:rsidR="00E05F14" w:rsidRPr="006A738C">
        <w:t xml:space="preserve"> </w:t>
      </w:r>
      <w:r w:rsidRPr="006A738C">
        <w:t xml:space="preserve">To generate </w:t>
      </w:r>
      <w:r w:rsidR="00A516C5" w:rsidRPr="006A738C">
        <w:rPr>
          <w:i/>
        </w:rPr>
        <w:t xml:space="preserve">rps10 </w:t>
      </w:r>
      <w:r w:rsidRPr="006A738C">
        <w:t>sequences for the reference database</w:t>
      </w:r>
      <w:r w:rsidR="00853A87" w:rsidRPr="006A738C">
        <w:t xml:space="preserve"> we attempted to find primers that would produce an amplicon </w:t>
      </w:r>
      <w:r w:rsidR="00665DD6" w:rsidRPr="006A738C">
        <w:t>that included</w:t>
      </w:r>
      <w:r w:rsidR="00853A87" w:rsidRPr="006A738C">
        <w:t xml:space="preserve"> both metabarcoding primer binding sites, which would be useful for detecting primer mismatches when new organisms are sequenced in the future, but found it was only possible to include the binding site of the reverse primer.</w:t>
      </w:r>
      <w:r w:rsidR="00853A87" w:rsidRPr="006A738C">
        <w:rPr>
          <w:color w:val="000000"/>
        </w:rPr>
        <w:t xml:space="preserve"> </w:t>
      </w:r>
      <w:r w:rsidR="00853A87" w:rsidRPr="006A738C">
        <w:t>W</w:t>
      </w:r>
      <w:r w:rsidRPr="006A738C">
        <w:t xml:space="preserve">e </w:t>
      </w:r>
      <w:r w:rsidR="00853A87" w:rsidRPr="006A738C">
        <w:t xml:space="preserve">selected </w:t>
      </w:r>
      <w:r w:rsidR="003E2533" w:rsidRPr="006A738C">
        <w:t xml:space="preserve">previously reported amplification primers </w:t>
      </w:r>
      <w:r w:rsidR="00D73A85" w:rsidRPr="006A738C">
        <w:fldChar w:fldCharType="begin"/>
      </w:r>
      <w:r w:rsidR="002D2C82">
        <w:instrText xml:space="preserve"> ADDIN ZOTERO_ITEM CSL_CITATION {"citationID":"GkgqDhTg","properties":{"formattedCitation":"(F. N. Martin et al., 2014)","plainCitation":"(F. N. Martin et al., 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D73A85" w:rsidRPr="006A738C">
        <w:fldChar w:fldCharType="separate"/>
      </w:r>
      <w:r w:rsidR="00873CE8" w:rsidRPr="006A738C">
        <w:rPr>
          <w:noProof/>
        </w:rPr>
        <w:t>(F. N. Martin et al., 2014)</w:t>
      </w:r>
      <w:r w:rsidR="00D73A85" w:rsidRPr="006A738C">
        <w:fldChar w:fldCharType="end"/>
      </w:r>
      <w:r w:rsidR="003E2533" w:rsidRPr="006A738C">
        <w:t xml:space="preserve"> </w:t>
      </w:r>
      <w:r w:rsidR="00665DD6" w:rsidRPr="006A738C">
        <w:t>and modified them</w:t>
      </w:r>
      <w:r w:rsidR="00853A87" w:rsidRPr="006A738C">
        <w:t xml:space="preserve"> </w:t>
      </w:r>
      <w:r w:rsidR="003E2533" w:rsidRPr="006A738C">
        <w:t>by addition of degenerate bases.</w:t>
      </w:r>
      <w:r w:rsidRPr="006A738C">
        <w:t xml:space="preserve"> Amplification of the </w:t>
      </w:r>
      <w:r w:rsidRPr="006A738C">
        <w:rPr>
          <w:i/>
        </w:rPr>
        <w:t>rps10</w:t>
      </w:r>
      <w:r w:rsidRPr="006A738C">
        <w:t xml:space="preserve"> database amplicon was conducted in 25.0 µL </w:t>
      </w:r>
      <w:r w:rsidR="00665DD6" w:rsidRPr="006A738C">
        <w:t xml:space="preserve">reactions </w:t>
      </w:r>
      <w:r w:rsidRPr="006A738C">
        <w:t>with 0.025 U/µL GenScript Taq (GenScript, Cat. No. E00007), 1</w:t>
      </w:r>
      <w:r w:rsidR="00E05F14" w:rsidRPr="006A738C">
        <w:t xml:space="preserve"> </w:t>
      </w:r>
      <w:r w:rsidRPr="006A738C">
        <w:t>X Taq Buffer, 0.2 µM dNTPs, 1.5 mM MgCl</w:t>
      </w:r>
      <w:r w:rsidRPr="006A738C">
        <w:rPr>
          <w:vertAlign w:val="subscript"/>
        </w:rPr>
        <w:t>2</w:t>
      </w:r>
      <w:r w:rsidRPr="006A738C">
        <w:t xml:space="preserve">, 2.0 ng DNA, </w:t>
      </w:r>
      <w:r w:rsidR="003702B5" w:rsidRPr="006A738C">
        <w:t xml:space="preserve">and </w:t>
      </w:r>
      <w:r w:rsidRPr="006A738C">
        <w:t>0.5 µM of each primer (</w:t>
      </w:r>
      <w:r w:rsidR="003E2533" w:rsidRPr="006A738C">
        <w:rPr>
          <w:shd w:val="clear" w:color="auto" w:fill="F9F9F9"/>
        </w:rPr>
        <w:t>rps10_DB_F</w:t>
      </w:r>
      <w:r w:rsidRPr="006A738C">
        <w:t xml:space="preserve"> and </w:t>
      </w:r>
      <w:r w:rsidR="003E2533" w:rsidRPr="006A738C">
        <w:t>rps10_DB_R</w:t>
      </w:r>
      <w:r w:rsidRPr="006A738C">
        <w:t>). Thermal cycling was performed using a Veriti thermal cycler with an initial denaturation at 94 °C for 3 min, followed by 35 cycles of 94 °C for 30 s</w:t>
      </w:r>
      <w:r w:rsidR="004964D0">
        <w:t>ec</w:t>
      </w:r>
      <w:r w:rsidRPr="006A738C">
        <w:t>, 55 °C for 45 s</w:t>
      </w:r>
      <w:r w:rsidR="004964D0">
        <w:t>ec</w:t>
      </w:r>
      <w:r w:rsidRPr="006A738C">
        <w:t>, and 72 °C for 45 s</w:t>
      </w:r>
      <w:r w:rsidR="004964D0">
        <w:t>ec</w:t>
      </w:r>
      <w:r w:rsidRPr="006A738C">
        <w:t>, and a final extension at 72 °C for 7 min. This is the suggested protocol for future researchers to use to contribute sequences to the reference database.</w:t>
      </w:r>
    </w:p>
    <w:p w14:paraId="1EF3D4F9" w14:textId="77777777" w:rsidR="00F11FEB" w:rsidRPr="006A738C" w:rsidRDefault="00F11FEB" w:rsidP="00661F0B">
      <w:pPr>
        <w:spacing w:line="480" w:lineRule="auto"/>
      </w:pPr>
    </w:p>
    <w:p w14:paraId="00000032" w14:textId="62F6C390" w:rsidR="00096B6A" w:rsidRPr="006A738C" w:rsidRDefault="00FF6901" w:rsidP="00661F0B">
      <w:pPr>
        <w:spacing w:line="480" w:lineRule="auto"/>
        <w:rPr>
          <w:bCs/>
          <w:color w:val="000000"/>
        </w:rPr>
      </w:pPr>
      <w:r w:rsidRPr="006A738C">
        <w:rPr>
          <w:bCs/>
        </w:rPr>
        <w:t xml:space="preserve">2.6 </w:t>
      </w:r>
      <w:r w:rsidR="00CD5D5B" w:rsidRPr="006A738C">
        <w:rPr>
          <w:bCs/>
        </w:rPr>
        <w:t>Abundance matrix preparation</w:t>
      </w:r>
    </w:p>
    <w:p w14:paraId="1628A8AB" w14:textId="77777777" w:rsidR="001B4BDD" w:rsidRPr="006A738C" w:rsidRDefault="001B4BDD" w:rsidP="00661F0B">
      <w:pPr>
        <w:spacing w:line="480" w:lineRule="auto"/>
      </w:pPr>
    </w:p>
    <w:p w14:paraId="00000033" w14:textId="58B8491B" w:rsidR="00096B6A" w:rsidRPr="006A738C" w:rsidRDefault="00CD5D5B" w:rsidP="00661F0B">
      <w:pPr>
        <w:spacing w:line="480" w:lineRule="auto"/>
      </w:pPr>
      <w:del w:id="72" w:author="Zachary Foster" w:date="2022-03-17T17:01:00Z">
        <w:r w:rsidRPr="006A738C" w:rsidDel="002D2C82">
          <w:delText xml:space="preserve">An </w:delText>
        </w:r>
        <w:r w:rsidR="004964D0" w:rsidDel="002D2C82">
          <w:delText xml:space="preserve">ASV </w:delText>
        </w:r>
        <w:r w:rsidRPr="006A738C" w:rsidDel="002D2C82">
          <w:delText xml:space="preserve">abundance matrix with associated taxonomic annotations was created from MiSeq reads using </w:delText>
        </w:r>
        <w:r w:rsidRPr="006A738C" w:rsidDel="002D2C82">
          <w:rPr>
            <w:i/>
          </w:rPr>
          <w:delText>cutadapt</w:delText>
        </w:r>
        <w:r w:rsidRPr="006A738C" w:rsidDel="002D2C82">
          <w:delText xml:space="preserve"> </w:delText>
        </w:r>
        <w:r w:rsidR="00A3519B" w:rsidRPr="006A738C" w:rsidDel="002D2C82">
          <w:fldChar w:fldCharType="begin"/>
        </w:r>
        <w:r w:rsidR="002D2C82" w:rsidDel="002D2C82">
          <w:delInstrText xml:space="preserve"> ADDIN ZOTERO_ITEM CSL_CITATION {"citationID":"45F6B0NE","properties":{"formattedCitation":"(M. Martin, 2011)","plainCitation":"(M. Martin, 2011)","noteIndex":0},"citationItems":[{"id":"qwswFzrb/83gUSN2m","uris":["http://zotero.org/users/116661/items/HNDMVAEV"],"itemData":{"id":6458,"type":"article-journal","container-title":"EMBnet.journal","DOI":"10.14806/ej.17.1.200","ISSN":"2226-6089","issue":"1","journalAbbreviation":"EMBnet j.","page":"10","source":"DOI.org (Crossref)","title":"Cutadapt removes adapter sequences from high-throughput sequencing reads","volume":"17","author":[{"family":"Martin","given":"M"}],"issued":{"date-parts":[["2011",5,2]]}}}],"schema":"https://github.com/citation-style-language/schema/raw/master/csl-citation.json"} </w:delInstrText>
        </w:r>
        <w:r w:rsidR="00A3519B" w:rsidRPr="006A738C" w:rsidDel="002D2C82">
          <w:fldChar w:fldCharType="separate"/>
        </w:r>
        <w:r w:rsidR="00C5301C" w:rsidRPr="006A738C" w:rsidDel="002D2C82">
          <w:rPr>
            <w:noProof/>
          </w:rPr>
          <w:delText>(M. Martin, 2011)</w:delText>
        </w:r>
        <w:r w:rsidR="00A3519B" w:rsidRPr="006A738C" w:rsidDel="002D2C82">
          <w:fldChar w:fldCharType="end"/>
        </w:r>
        <w:r w:rsidRPr="006A738C" w:rsidDel="002D2C82">
          <w:delText xml:space="preserve"> and the R package </w:delText>
        </w:r>
        <w:r w:rsidRPr="006A738C" w:rsidDel="002D2C82">
          <w:rPr>
            <w:i/>
          </w:rPr>
          <w:delText>dada2</w:delText>
        </w:r>
        <w:r w:rsidRPr="006A738C" w:rsidDel="002D2C82">
          <w:delText xml:space="preserve"> </w:delText>
        </w:r>
        <w:r w:rsidR="00A3519B" w:rsidRPr="006A738C" w:rsidDel="002D2C82">
          <w:fldChar w:fldCharType="begin"/>
        </w:r>
        <w:r w:rsidR="002D2C82" w:rsidDel="002D2C82">
          <w:delInstrText xml:space="preserve"> ADDIN ZOTERO_ITEM CSL_CITATION {"citationID":"JPSAajzI","properties":{"formattedCitation":"(Callahan et al., 2016)","plainCitation":"(Callahan et al., 2016)","noteIndex":0},"citationItems":[{"id":"qwswFzrb/CULRVezg","uris":["http://zotero.org/users/116661/items/VRHJZG7G"],"itemData":{"id":6459,"type":"article-journal","container-title":"Nature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P"}],"issued":{"date-parts":[["2016"]]}}}],"schema":"https://github.com/citation-style-language/schema/raw/master/csl-citation.json"} </w:delInstrText>
        </w:r>
        <w:r w:rsidR="00A3519B" w:rsidRPr="006A738C" w:rsidDel="002D2C82">
          <w:fldChar w:fldCharType="separate"/>
        </w:r>
        <w:r w:rsidR="00C5301C" w:rsidRPr="006A738C" w:rsidDel="002D2C82">
          <w:delText>(Callahan et al., 2016)</w:delText>
        </w:r>
        <w:r w:rsidR="00A3519B" w:rsidRPr="006A738C" w:rsidDel="002D2C82">
          <w:fldChar w:fldCharType="end"/>
        </w:r>
        <w:r w:rsidRPr="006A738C" w:rsidDel="002D2C82">
          <w:delText xml:space="preserve">. </w:delText>
        </w:r>
      </w:del>
      <w:r w:rsidRPr="006A738C">
        <w:t xml:space="preserve">Primer sequences were trimmed from reads using </w:t>
      </w:r>
      <w:r w:rsidRPr="006A738C">
        <w:rPr>
          <w:i/>
        </w:rPr>
        <w:t>cutadapt</w:t>
      </w:r>
      <w:ins w:id="73" w:author="Zachary Foster" w:date="2022-03-17T17:01:00Z">
        <w:r w:rsidR="002D2C82">
          <w:rPr>
            <w:i/>
          </w:rPr>
          <w:t xml:space="preserve"> </w:t>
        </w:r>
      </w:ins>
      <w:r w:rsidR="002D2C82">
        <w:rPr>
          <w:i/>
        </w:rPr>
        <w:fldChar w:fldCharType="begin"/>
      </w:r>
      <w:r w:rsidR="002D2C82">
        <w:rPr>
          <w:i/>
        </w:rPr>
        <w:instrText xml:space="preserve"> ADDIN ZOTERO_ITEM CSL_CITATION {"citationID":"Cl5lLuzm","properties":{"formattedCitation":"(M. Martin, 2011)","plainCitation":"(M. Martin, 2011)","noteIndex":0},"citationItems":[{"id":"qwswFzrb/83gUSN2m","uris":["http://zotero.org/users/116661/items/HNDMVAEV"],"itemData":{"id":"qwswFzrb/83gUSN2m","type":"article-journal","container-title":"EMBnet.journal","DOI":"10.14806/ej.17.1.200","ISSN":"2226-6089","issue":"1","journalAbbreviation":"EMBnet j.","page":"10","source":"DOI.org (Crossref)","title":"Cutadapt removes adapter sequences from high-throughput sequencing reads","volume":"17","author":[{"family":"Martin","given":"M"}],"issued":{"date-parts":[["2011",5,2]]}}}],"schema":"https://github.com/citation-style-language/schema/raw/master/csl-citation.json"} </w:instrText>
      </w:r>
      <w:r w:rsidR="002D2C82">
        <w:rPr>
          <w:i/>
        </w:rPr>
        <w:fldChar w:fldCharType="separate"/>
      </w:r>
      <w:r w:rsidR="002D2C82" w:rsidRPr="002D2C82">
        <w:t>(M. Martin, 2011)</w:t>
      </w:r>
      <w:r w:rsidR="002D2C82">
        <w:rPr>
          <w:i/>
        </w:rPr>
        <w:fldChar w:fldCharType="end"/>
      </w:r>
      <w:r w:rsidRPr="006A738C">
        <w:t xml:space="preserve">. Reads were </w:t>
      </w:r>
      <w:r w:rsidRPr="006A738C">
        <w:lastRenderedPageBreak/>
        <w:t xml:space="preserve">then filtered out using the </w:t>
      </w:r>
      <w:r w:rsidRPr="006A738C">
        <w:rPr>
          <w:i/>
        </w:rPr>
        <w:t>filterAndTrim</w:t>
      </w:r>
      <w:r w:rsidRPr="006A738C">
        <w:t xml:space="preserve"> command of </w:t>
      </w:r>
      <w:r w:rsidRPr="006A738C">
        <w:rPr>
          <w:i/>
        </w:rPr>
        <w:t>dada2</w:t>
      </w:r>
      <w:r w:rsidRPr="006A738C">
        <w:t xml:space="preserve"> </w:t>
      </w:r>
      <w:r w:rsidR="002D2C82">
        <w:fldChar w:fldCharType="begin"/>
      </w:r>
      <w:r w:rsidR="002D2C82">
        <w:instrText xml:space="preserve"> ADDIN ZOTERO_ITEM CSL_CITATION {"citationID":"fHZ7w5Wl","properties":{"formattedCitation":"(Callahan et al., 2016)","plainCitation":"(Callahan et al., 2016)","noteIndex":0},"citationItems":[{"id":"qwswFzrb/CULRVezg","uris":["http://zotero.org/users/116661/items/VRHJZG7G"],"itemData":{"id":"qwswFzrb/CULRVezg","type":"article-journal","container-title":"Nature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2D2C82">
        <w:fldChar w:fldCharType="separate"/>
      </w:r>
      <w:r w:rsidR="002D2C82" w:rsidRPr="002D2C82">
        <w:t>(Callahan et al., 2016)</w:t>
      </w:r>
      <w:r w:rsidR="002D2C82">
        <w:fldChar w:fldCharType="end"/>
      </w:r>
      <w:ins w:id="74" w:author="Zachary Foster" w:date="2022-03-17T17:02:00Z">
        <w:r w:rsidR="002D2C82">
          <w:t xml:space="preserve"> </w:t>
        </w:r>
      </w:ins>
      <w:r w:rsidRPr="006A738C">
        <w:t xml:space="preserve">if they were expected to contain </w:t>
      </w:r>
      <w:r w:rsidR="008D790D" w:rsidRPr="006A738C">
        <w:t>5</w:t>
      </w:r>
      <w:r w:rsidRPr="006A738C">
        <w:t xml:space="preserve"> or more errors, based on their quality scores. Reads were also truncated at the first instance of a quality score less than </w:t>
      </w:r>
      <w:r w:rsidR="008D790D" w:rsidRPr="006A738C">
        <w:t>5</w:t>
      </w:r>
      <w:r w:rsidRPr="006A738C">
        <w:t xml:space="preserve">. Error rates were estimated and used to infer ASVs using the </w:t>
      </w:r>
      <w:r w:rsidRPr="006A738C">
        <w:rPr>
          <w:i/>
        </w:rPr>
        <w:t>learnErrors</w:t>
      </w:r>
      <w:r w:rsidRPr="006A738C">
        <w:t xml:space="preserve"> and </w:t>
      </w:r>
      <w:r w:rsidRPr="006A738C">
        <w:rPr>
          <w:i/>
        </w:rPr>
        <w:t>dada</w:t>
      </w:r>
      <w:r w:rsidRPr="006A738C">
        <w:t xml:space="preserve"> commands</w:t>
      </w:r>
      <w:r w:rsidR="008D790D" w:rsidRPr="006A738C">
        <w:t xml:space="preserve"> for each locus</w:t>
      </w:r>
      <w:r w:rsidRPr="006A738C">
        <w:t xml:space="preserve">. ASV read pairs were merged using the </w:t>
      </w:r>
      <w:r w:rsidRPr="006A738C">
        <w:rPr>
          <w:i/>
        </w:rPr>
        <w:t>mergePairs</w:t>
      </w:r>
      <w:r w:rsidRPr="006A738C">
        <w:t xml:space="preserve"> function and predicted chimeras were removed using </w:t>
      </w:r>
      <w:r w:rsidRPr="006A738C">
        <w:rPr>
          <w:i/>
        </w:rPr>
        <w:t>removeBimeraDenovo</w:t>
      </w:r>
      <w:r w:rsidRPr="006A738C">
        <w:t xml:space="preserve">. Any </w:t>
      </w:r>
      <w:r w:rsidR="008D790D" w:rsidRPr="006A738C">
        <w:t xml:space="preserve">merged </w:t>
      </w:r>
      <w:r w:rsidRPr="006A738C">
        <w:t>sequence</w:t>
      </w:r>
      <w:r w:rsidR="00654801" w:rsidRPr="006A738C">
        <w:t>s</w:t>
      </w:r>
      <w:r w:rsidRPr="006A738C">
        <w:t xml:space="preserve"> less than 50</w:t>
      </w:r>
      <w:r w:rsidR="004B3036" w:rsidRPr="006A738C">
        <w:t xml:space="preserve"> </w:t>
      </w:r>
      <w:r w:rsidRPr="006A738C">
        <w:t xml:space="preserve">bp long </w:t>
      </w:r>
      <w:r w:rsidR="00654801" w:rsidRPr="006A738C">
        <w:t>were</w:t>
      </w:r>
      <w:r w:rsidRPr="006A738C">
        <w:t xml:space="preserve"> also removed. A taxonomic classification was assigned to each ASV using the RDP Naive Bayesian Classifier algorithm implemented in the </w:t>
      </w:r>
      <w:r w:rsidRPr="006A738C">
        <w:rPr>
          <w:i/>
        </w:rPr>
        <w:t>assignTaxonomy</w:t>
      </w:r>
      <w:r w:rsidRPr="006A738C">
        <w:t xml:space="preserve"> command</w:t>
      </w:r>
      <w:r w:rsidR="00A3519B" w:rsidRPr="006A738C">
        <w:t xml:space="preserve"> </w:t>
      </w:r>
      <w:r w:rsidR="00A3519B" w:rsidRPr="006A738C">
        <w:fldChar w:fldCharType="begin"/>
      </w:r>
      <w:r w:rsidR="002D2C82">
        <w:instrText xml:space="preserve"> ADDIN ZOTERO_ITEM CSL_CITATION {"citationID":"Y6gJgsWu","properties":{"formattedCitation":"(Wang, Garrity, Tiedje, &amp; Cole, 2007)","plainCitation":"(Wang, Garrity, Tiedje, &amp; Cole, 2007)","noteIndex":0},"citationItems":[{"id":"qwswFzrb/quS9j3FF","uris":["http://zotero.org/users/116661/items/F37LTAY3"],"itemData":{"id":6461,"type":"article-journal","container-title":"Applied and Environmental Microbiology","DOI":"10.1128/AEM.00062-07","ISSN":"0099-2240","issue":"16","journalAbbreviation":"Applied and Environmental Microbiology","language":"en","page":"5261-5267","source":"DOI.org (Crossref)","title":"Naive Bayesian classifier for rapid assignment of rRNA sequences into the new bacterial taxonomy","volume":"73","author":[{"family":"Wang","given":"Q."},{"family":"Garrity","given":"G. M."},{"family":"Tiedje","given":"J. M."},{"family":"Cole","given":"J. R."}],"issued":{"date-parts":[["2007",8,15]]}}}],"schema":"https://github.com/citation-style-language/schema/raw/master/csl-citation.json"} </w:instrText>
      </w:r>
      <w:r w:rsidR="00A3519B" w:rsidRPr="006A738C">
        <w:fldChar w:fldCharType="separate"/>
      </w:r>
      <w:r w:rsidR="00C5301C" w:rsidRPr="006A738C">
        <w:t>(Wang, Garrity, Tiedje, &amp; Cole, 2007)</w:t>
      </w:r>
      <w:r w:rsidR="00A3519B" w:rsidRPr="006A738C">
        <w:fldChar w:fldCharType="end"/>
      </w:r>
      <w:r w:rsidRPr="006A738C">
        <w:t xml:space="preserve">. The algorithm assigns a bootstrap value to each taxonomic rank for each classification, providing a confidence measure for which taxon in the reference database is most similar. </w:t>
      </w:r>
      <w:r w:rsidR="00F30296" w:rsidRPr="006A738C">
        <w:t xml:space="preserve">For </w:t>
      </w:r>
      <w:r w:rsidR="00F30296" w:rsidRPr="006A738C">
        <w:rPr>
          <w:i/>
          <w:iCs/>
        </w:rPr>
        <w:t>rps10</w:t>
      </w:r>
      <w:r w:rsidR="00F30296" w:rsidRPr="006A738C">
        <w:t xml:space="preserve"> sequences, the newly developed </w:t>
      </w:r>
      <w:r w:rsidR="00F30296" w:rsidRPr="006A738C">
        <w:rPr>
          <w:i/>
          <w:iCs/>
        </w:rPr>
        <w:t>rps10</w:t>
      </w:r>
      <w:r w:rsidR="00F30296" w:rsidRPr="006A738C">
        <w:t xml:space="preserve"> database described herein was used as the reference database; for ITS1, a combination </w:t>
      </w:r>
      <w:r w:rsidR="003D4D40">
        <w:t xml:space="preserve">of </w:t>
      </w:r>
      <w:r w:rsidR="00F30296" w:rsidRPr="006A738C">
        <w:t xml:space="preserve">UNITE </w:t>
      </w:r>
      <w:r w:rsidR="00F30296" w:rsidRPr="006A738C">
        <w:fldChar w:fldCharType="begin"/>
      </w:r>
      <w:r w:rsidR="002D2C82">
        <w:instrText xml:space="preserve"> ADDIN ZOTERO_ITEM CSL_CITATION {"citationID":"jWopQudK","properties":{"formattedCitation":"(K\\uc0\\u245{}ljalg et al., 2005)","plainCitation":"(Kõljalg et al., 2005)","noteIndex":0},"citationItems":[{"id":"qwswFzrb/FPSuK0IC","uris":["http://zotero.org/users/local/mCbuJaMf/items/X6M7MA5Q"],"itemData":{"id":502,"type":"article-journal","container-title":"New Phytologist","issue":"3","note":"publisher: Blackwell Science Ltd Oxford, UK","page":"1063–1068","title":"UNITE: a database providing web-based methods for the molecular identification of ectomycorrhizal fungi","volume":"166","author":[{"family":"Kõljalg","given":"Urmas"},{"family":"Larsson","given":"Karl-Henrik"},{"family":"Abarenkov","given":"Kessy"},{"family":"Nilsson","given":"R Henrik"},{"family":"Alexander","given":"Ian J"},{"family":"Eberhardt","given":"Ursula"},{"family":"Erland","given":"Susanne"},{"family":"Høiland","given":"Klaus"},{"family":"Kjøller","given":"Rasmus"},{"family":"Larsson","given":"Ellen"},{"literal":"others"}],"issued":{"date-parts":[["2005"]]}}}],"schema":"https://github.com/citation-style-language/schema/raw/master/csl-citation.json"} </w:instrText>
      </w:r>
      <w:r w:rsidR="00F30296" w:rsidRPr="006A738C">
        <w:fldChar w:fldCharType="separate"/>
      </w:r>
      <w:r w:rsidR="00F30296" w:rsidRPr="006A738C">
        <w:t>(Kõljalg et al., 2005)</w:t>
      </w:r>
      <w:r w:rsidR="00F30296" w:rsidRPr="006A738C">
        <w:fldChar w:fldCharType="end"/>
      </w:r>
      <w:r w:rsidR="00F30296" w:rsidRPr="006A738C">
        <w:t>, Phytophthora</w:t>
      </w:r>
      <w:r w:rsidR="00DC00AE">
        <w:t>-</w:t>
      </w:r>
      <w:r w:rsidR="00F30296" w:rsidRPr="006A738C">
        <w:t xml:space="preserve">DB </w:t>
      </w:r>
      <w:r w:rsidR="00F30296" w:rsidRPr="006A738C">
        <w:fldChar w:fldCharType="begin"/>
      </w:r>
      <w:r w:rsidR="002D2C82">
        <w:instrText xml:space="preserve"> ADDIN ZOTERO_ITEM CSL_CITATION {"citationID":"XTKjMVk9","properties":{"formattedCitation":"(Park et al., 2008)","plainCitation":"(Park et al., 2008)","noteIndex":0},"citationItems":[{"id":"qwswFzrb/liDRvQKb","uris":["http://zotero.org/users/local/mCbuJaMf/items/FUTUXBPJ"],"itemData":{"id":677,"type":"article-journal","container-title":"Plant disease","issue":"6","note":"publisher: Am Phytopath Society","page":"966–972","title":"Phytophthora database: a forensic database supporting the identification and monitoring of Phytophthora","volume":"92","author":[{"family":"Park","given":"Jongsun"},{"family":"Park","given":"Bongsoo"},{"family":"Veeraraghavan","given":"Narayanan"},{"family":"Jung","given":"Kyongyong"},{"family":"Lee","given":"Yong-Hwan"},{"family":"Blair","given":"Jaime E"},{"family":"Geiser","given":"David M"},{"family":"Isard","given":"Scott"},{"family":"Mansfield","given":"Michele A"},{"family":"Nikolaeva","given":"Ekaterina"},{"literal":"others"}],"issued":{"date-parts":[["2008"]]}}}],"schema":"https://github.com/citation-style-language/schema/raw/master/csl-citation.json"} </w:instrText>
      </w:r>
      <w:r w:rsidR="00F30296" w:rsidRPr="006A738C">
        <w:fldChar w:fldCharType="separate"/>
      </w:r>
      <w:r w:rsidR="00F30296" w:rsidRPr="006A738C">
        <w:t>(Park et al., 2008)</w:t>
      </w:r>
      <w:r w:rsidR="00F30296" w:rsidRPr="006A738C">
        <w:fldChar w:fldCharType="end"/>
      </w:r>
      <w:r w:rsidR="00F30296" w:rsidRPr="006A738C">
        <w:t xml:space="preserve">, and sequences from </w:t>
      </w:r>
      <w:r w:rsidR="00F30296" w:rsidRPr="006A738C">
        <w:fldChar w:fldCharType="begin"/>
      </w:r>
      <w:r w:rsidR="002D2C82">
        <w:instrText xml:space="preserve"> ADDIN ZOTERO_ITEM CSL_CITATION {"citationID":"izXOxuoq","properties":{"formattedCitation":"(Robideau et al., 2011)","plainCitation":"(Robideau et al., 2011)","dontUpdate":true,"noteIndex":0},"citationItems":[{"id":"qwswFzrb/pz76W0lu","uris":["http://zotero.org/users/116661/items/7ECNATYN"],"itemData":{"id":"pbWycgof/VYduWWOC","type":"article-journal","container-title":"Molecular Ecology Resources","DOI":"10.1111/j.1755-0998.2011.03041.x","ISSN":"1755098X","issue":"6","language":"en","page":"1002-1011","source":"DOI.org (Crossref)","title":"DNA barcoding of oomycetes with cytochrome c oxidase subunit I and internal transcribed spacer","title-short":"DNA barcoding of oomycetes with cytochrome c oxidase subunit I and internal transcribed spacer","volume":"11","author":[{"family":"Robideau","given":"Gregg P."},{"family":"De COCK","given":"Arthur W. A. M."},{"family":"Coffey","given":"Michael D."},{"family":"Voglmayr","given":"Hermann"},{"family":"Brouwer","given":"Henk"},{"family":"Bala","given":"Kanak"},{"family":"Chitty","given":"David W."},{"family":"Désaulniers","given":"Nicole"},{"family":"Eggertson","given":"Quinn A."},{"family":"Gachon","given":"Claire M. M."},{"family":"Hu","given":"Chia-Hui"},{"family":"Küpper","given":"Frithjof C."},{"family":"Rintoul","given":"Tara L."},{"family":"Sarhan","given":"Ehab"},{"family":"Verstappen","given":"Els C. P."},{"family":"Zhang","given":"Yonghong"},{"family":"Bonants","given":"Peter J. M."},{"family":"Ristaino","given":"Jean B."},{"family":"André Lévesque","given":"C."}],"issued":{"date-parts":[["2011",11]]}}}],"schema":"https://github.com/citation-style-language/schema/raw/master/csl-citation.json"} </w:instrText>
      </w:r>
      <w:r w:rsidR="00F30296" w:rsidRPr="006A738C">
        <w:fldChar w:fldCharType="separate"/>
      </w:r>
      <w:r w:rsidR="00F30296" w:rsidRPr="006A738C">
        <w:t>Robideau et al.</w:t>
      </w:r>
      <w:r w:rsidR="004B3036" w:rsidRPr="006A738C">
        <w:t xml:space="preserve"> (</w:t>
      </w:r>
      <w:r w:rsidR="00F30296" w:rsidRPr="006A738C">
        <w:t>201</w:t>
      </w:r>
      <w:r w:rsidR="004B3036" w:rsidRPr="006A738C">
        <w:t>1)</w:t>
      </w:r>
      <w:r w:rsidR="00F30296" w:rsidRPr="006A738C">
        <w:fldChar w:fldCharType="end"/>
      </w:r>
      <w:r w:rsidR="00F30296" w:rsidRPr="006A738C">
        <w:t xml:space="preserve"> were used. </w:t>
      </w:r>
      <w:r w:rsidRPr="006A738C">
        <w:t xml:space="preserve">Each ASV was also optimally aligned to the best-matching reference sequence to calculate a percent identity using the </w:t>
      </w:r>
      <w:r w:rsidRPr="006A738C">
        <w:rPr>
          <w:i/>
        </w:rPr>
        <w:t>pairwiseAlignment</w:t>
      </w:r>
      <w:r w:rsidRPr="006A738C">
        <w:t xml:space="preserve"> function from the </w:t>
      </w:r>
      <w:r w:rsidRPr="006A738C">
        <w:rPr>
          <w:i/>
        </w:rPr>
        <w:t>biostrings</w:t>
      </w:r>
      <w:r w:rsidRPr="006A738C">
        <w:t xml:space="preserve"> R package </w:t>
      </w:r>
      <w:r w:rsidR="00A3519B" w:rsidRPr="006A738C">
        <w:fldChar w:fldCharType="begin"/>
      </w:r>
      <w:r w:rsidR="002D2C82">
        <w:instrText xml:space="preserve"> ADDIN ZOTERO_ITEM CSL_CITATION {"citationID":"gIDZdC2J","properties":{"formattedCitation":"(Pages, Aboyoun, Gentleman, &amp; DebRoy, 2017)","plainCitation":"(Pages, Aboyoun, Gentleman, &amp; DebRoy, 2017)","noteIndex":0},"citationItems":[{"id":"qwswFzrb/sPi8kRN4","uris":["http://zotero.org/users/116661/items/BKLKXYWB"],"itemData":{"id":6463,"type":"book","publisher":"R package version 2.36.4.","title":"Biostrings: String objects representing biological sequences, and matching algorithms. R package version 2.36.4.","author":[{"family":"Pages","given":"H"},{"family":"Aboyoun","given":"P"},{"family":"Gentleman","given":"R"},{"family":"DebRoy","given":"S"}],"issued":{"date-parts":[["2017"]]}}}],"schema":"https://github.com/citation-style-language/schema/raw/master/csl-citation.json"} </w:instrText>
      </w:r>
      <w:r w:rsidR="00A3519B" w:rsidRPr="006A738C">
        <w:fldChar w:fldCharType="separate"/>
      </w:r>
      <w:r w:rsidR="00C5301C" w:rsidRPr="006A738C">
        <w:t>(Pages, Aboyoun, Gentleman, &amp; DebRoy, 2017)</w:t>
      </w:r>
      <w:r w:rsidR="00A3519B" w:rsidRPr="006A738C">
        <w:fldChar w:fldCharType="end"/>
      </w:r>
      <w:r w:rsidR="00A3519B" w:rsidRPr="006A738C">
        <w:t>.</w:t>
      </w:r>
    </w:p>
    <w:p w14:paraId="1D02A85D" w14:textId="77777777" w:rsidR="001B4BDD" w:rsidRPr="006A738C" w:rsidRDefault="001B4BDD" w:rsidP="00661F0B">
      <w:pPr>
        <w:spacing w:line="480" w:lineRule="auto"/>
      </w:pPr>
    </w:p>
    <w:p w14:paraId="00000034" w14:textId="74B9FC5F" w:rsidR="00096B6A" w:rsidRPr="006A738C" w:rsidRDefault="00526578" w:rsidP="00661F0B">
      <w:pPr>
        <w:spacing w:line="480" w:lineRule="auto"/>
      </w:pPr>
      <w:r w:rsidRPr="006A738C">
        <w:t>Reads</w:t>
      </w:r>
      <w:r w:rsidR="00CD5D5B" w:rsidRPr="006A738C">
        <w:t xml:space="preserve"> were </w:t>
      </w:r>
      <w:r w:rsidRPr="006A738C">
        <w:t xml:space="preserve">also </w:t>
      </w:r>
      <w:r w:rsidR="00CD5D5B" w:rsidRPr="006A738C">
        <w:t xml:space="preserve">clustered into OTUs using VSEARCH </w:t>
      </w:r>
      <w:r w:rsidR="00A3519B" w:rsidRPr="006A738C">
        <w:fldChar w:fldCharType="begin"/>
      </w:r>
      <w:r w:rsidR="002D2C82">
        <w:instrText xml:space="preserve"> ADDIN ZOTERO_ITEM CSL_CITATION {"citationID":"Fz59tXGm","properties":{"formattedCitation":"(Rognes, Flouri, Nichols, Quince, &amp; Mah\\uc0\\u233{}, 2016)","plainCitation":"(Rognes, Flouri, Nichols, Quince, &amp; Mahé, 2016)","noteIndex":0},"citationItems":[{"id":"qwswFzrb/hhFvxO3J","uris":["http://zotero.org/users/116661/items/7HSBNPP5"],"itemData":{"id":5311,"type":"article-journal","container-title":"PeerJ","DOI":"10.7717/peerj.2584","ISSN":"2167-8359","language":"en","page":"e2584","source":"CrossRef","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A3519B" w:rsidRPr="006A738C">
        <w:fldChar w:fldCharType="separate"/>
      </w:r>
      <w:r w:rsidR="00C5301C" w:rsidRPr="006A738C">
        <w:t>(Rognes, Flouri, Nichols, Quince, &amp; Mahé, 2016)</w:t>
      </w:r>
      <w:r w:rsidR="00A3519B" w:rsidRPr="006A738C">
        <w:fldChar w:fldCharType="end"/>
      </w:r>
      <w:r w:rsidR="00CD5D5B" w:rsidRPr="006A738C">
        <w:t xml:space="preserve"> to create an OTU abundance matrix. To inform the choice of clustering threshold for each locus, ASVs present in the mock community were clustered at </w:t>
      </w:r>
      <w:r w:rsidR="00651EE3" w:rsidRPr="006A738C">
        <w:t xml:space="preserve">a range of </w:t>
      </w:r>
      <w:r w:rsidR="00CD5D5B" w:rsidRPr="006A738C">
        <w:t xml:space="preserve">thresholds from 90% to 100% in 0.1% increments and the number of resulting OTUs </w:t>
      </w:r>
      <w:r w:rsidR="00651EE3" w:rsidRPr="006A738C">
        <w:t xml:space="preserve">was </w:t>
      </w:r>
      <w:r w:rsidR="00CD5D5B" w:rsidRPr="006A738C">
        <w:t xml:space="preserve">recorded. Thresholds were chosen that best reproduced the number of species used in the mock community and </w:t>
      </w:r>
      <w:r w:rsidR="00D07E54" w:rsidRPr="006A738C">
        <w:t>conformed</w:t>
      </w:r>
      <w:r w:rsidR="00C90C77" w:rsidRPr="006A738C">
        <w:t xml:space="preserve"> </w:t>
      </w:r>
      <w:r w:rsidR="00CD5D5B" w:rsidRPr="006A738C">
        <w:t>with previous experience using ITS1 as an oomycete barcode</w:t>
      </w:r>
      <w:r w:rsidR="00C95A96" w:rsidRPr="006A738C">
        <w:t xml:space="preserve"> </w:t>
      </w:r>
      <w:r w:rsidR="00C95A96" w:rsidRPr="006A738C">
        <w:fldChar w:fldCharType="begin"/>
      </w:r>
      <w:r w:rsidR="002D2C82">
        <w:instrText xml:space="preserve"> ADDIN ZOTERO_ITEM CSL_CITATION {"citationID":"TpQMOx5F","properties":{"formattedCitation":"(Foster et al., 2020)","plainCitation":"(Foster et al., 2020)","noteIndex":0},"citationItems":[{"id":"qwswFzrb/CTZtZj5N","uris":["http://zotero.org/users/116661/items/LR82PA4X"],"itemData":{"id":6511,"type":"article-journal","container-title":"Phytobiomes Journal","DOI":"10.1094/PBIOMES-09-19-0052-R","ISSN":"2471-2906","journalAbbreviation":"Phytobiomes Journal","language":"en","page":"PBIOMES-09-19-0","source":"DOI.org (Crossref)","title":"The composition of the fungal and oomycete microbiome of &lt;i&gt;Rhododendron&lt;/i&gt; roots under varying growth conditions, nurseries, and cultivars","author":[{"family":"Foster","given":"Z. S. L."},{"family":"Weiland","given":"J. E."},{"family":"Scagel","given":"C. F."},{"family":"Grünwald","given":"N. J."}],"issued":{"date-parts":[["2020",2,19]]}}}],"schema":"https://github.com/citation-style-language/schema/raw/master/csl-citation.json"} </w:instrText>
      </w:r>
      <w:r w:rsidR="00C95A96" w:rsidRPr="006A738C">
        <w:fldChar w:fldCharType="separate"/>
      </w:r>
      <w:r w:rsidR="00873CE8" w:rsidRPr="006A738C">
        <w:t>(Foster et al., 2020)</w:t>
      </w:r>
      <w:r w:rsidR="00C95A96" w:rsidRPr="006A738C">
        <w:fldChar w:fldCharType="end"/>
      </w:r>
      <w:r w:rsidR="00CD5D5B" w:rsidRPr="006A738C">
        <w:t xml:space="preserve">. </w:t>
      </w:r>
      <w:r w:rsidR="00CD5D5B" w:rsidRPr="006A738C">
        <w:rPr>
          <w:i/>
        </w:rPr>
        <w:t>Rps10</w:t>
      </w:r>
      <w:r w:rsidR="00CD5D5B" w:rsidRPr="006A738C">
        <w:t xml:space="preserve"> s</w:t>
      </w:r>
      <w:r w:rsidR="00510581" w:rsidRPr="006A738C">
        <w:t>equenc</w:t>
      </w:r>
      <w:r w:rsidR="00CD5D5B" w:rsidRPr="006A738C">
        <w:t xml:space="preserve">es were clustered at </w:t>
      </w:r>
      <w:r w:rsidR="005D2A38" w:rsidRPr="006A738C">
        <w:t>a</w:t>
      </w:r>
      <w:r w:rsidR="00CD5D5B" w:rsidRPr="006A738C">
        <w:t xml:space="preserve"> 9</w:t>
      </w:r>
      <w:r w:rsidR="008D790D" w:rsidRPr="006A738C">
        <w:t>6</w:t>
      </w:r>
      <w:r w:rsidR="00CD5D5B" w:rsidRPr="006A738C">
        <w:t xml:space="preserve">% threshold and ITS1 </w:t>
      </w:r>
      <w:r w:rsidR="003C6941" w:rsidRPr="006A738C">
        <w:lastRenderedPageBreak/>
        <w:t>sequences</w:t>
      </w:r>
      <w:r w:rsidR="00CD5D5B" w:rsidRPr="006A738C">
        <w:t xml:space="preserve"> were clustered at </w:t>
      </w:r>
      <w:r w:rsidR="005D2A38" w:rsidRPr="006A738C">
        <w:t>a</w:t>
      </w:r>
      <w:r w:rsidR="00CD5D5B" w:rsidRPr="006A738C">
        <w:t xml:space="preserve"> 99% clustering threshold. </w:t>
      </w:r>
      <w:r w:rsidR="00C95A96" w:rsidRPr="006A738C">
        <w:t xml:space="preserve">Chimera detection, taxonomic assignment, and calculation of percent identity of OTUs to the assigned reference sequence </w:t>
      </w:r>
      <w:r w:rsidR="00654801" w:rsidRPr="006A738C">
        <w:t>were</w:t>
      </w:r>
      <w:r w:rsidR="00C95A96" w:rsidRPr="006A738C">
        <w:t xml:space="preserve"> done with</w:t>
      </w:r>
      <w:r w:rsidR="00CD5D5B" w:rsidRPr="006A738C">
        <w:t xml:space="preserve"> the same methods </w:t>
      </w:r>
      <w:r w:rsidR="00C95A96" w:rsidRPr="006A738C">
        <w:t>used for</w:t>
      </w:r>
      <w:r w:rsidR="00CD5D5B" w:rsidRPr="006A738C">
        <w:t xml:space="preserve"> ASVs</w:t>
      </w:r>
      <w:r w:rsidR="00C95A96" w:rsidRPr="006A738C">
        <w:t xml:space="preserve"> described </w:t>
      </w:r>
      <w:r w:rsidR="009F63F5" w:rsidRPr="006A738C">
        <w:t>above</w:t>
      </w:r>
      <w:r w:rsidR="00C95A96" w:rsidRPr="006A738C">
        <w:t>.</w:t>
      </w:r>
    </w:p>
    <w:p w14:paraId="00000035" w14:textId="77777777" w:rsidR="00096B6A" w:rsidRPr="006A738C" w:rsidRDefault="00096B6A" w:rsidP="00661F0B">
      <w:pPr>
        <w:spacing w:line="480" w:lineRule="auto"/>
        <w:ind w:firstLine="720"/>
      </w:pPr>
    </w:p>
    <w:p w14:paraId="53FBC9EB" w14:textId="39A86EEA" w:rsidR="001B4BDD" w:rsidRPr="006A738C" w:rsidRDefault="00FF6901" w:rsidP="00661F0B">
      <w:pPr>
        <w:spacing w:line="480" w:lineRule="auto"/>
      </w:pPr>
      <w:r w:rsidRPr="006A738C">
        <w:rPr>
          <w:bCs/>
        </w:rPr>
        <w:t xml:space="preserve">2.7 </w:t>
      </w:r>
      <w:r w:rsidR="00CD5D5B" w:rsidRPr="006A738C">
        <w:rPr>
          <w:bCs/>
        </w:rPr>
        <w:t>Mock communit</w:t>
      </w:r>
      <w:r w:rsidR="00D8220A" w:rsidRPr="006A738C">
        <w:rPr>
          <w:bCs/>
        </w:rPr>
        <w:t>y</w:t>
      </w:r>
    </w:p>
    <w:p w14:paraId="2FEC8B69" w14:textId="77777777" w:rsidR="001B4BDD" w:rsidRPr="006A738C" w:rsidRDefault="001B4BDD" w:rsidP="00661F0B">
      <w:pPr>
        <w:spacing w:line="480" w:lineRule="auto"/>
      </w:pPr>
    </w:p>
    <w:p w14:paraId="518BB952" w14:textId="18012078" w:rsidR="00F6308C" w:rsidRPr="006A738C" w:rsidRDefault="00CD5D5B" w:rsidP="00661F0B">
      <w:pPr>
        <w:spacing w:line="480" w:lineRule="auto"/>
      </w:pPr>
      <w:r w:rsidRPr="006A738C">
        <w:t>The inferred composition of the mock community based on sequencing results was compared with the</w:t>
      </w:r>
      <w:r w:rsidR="00096068" w:rsidRPr="006A738C">
        <w:t xml:space="preserve"> known</w:t>
      </w:r>
      <w:r w:rsidRPr="006A738C">
        <w:t xml:space="preserve"> composition of the mock community to evaluate the performance of the </w:t>
      </w:r>
      <w:r w:rsidRPr="006A738C">
        <w:rPr>
          <w:i/>
        </w:rPr>
        <w:t>r</w:t>
      </w:r>
      <w:r w:rsidR="00510581" w:rsidRPr="006A738C">
        <w:rPr>
          <w:i/>
        </w:rPr>
        <w:t>ps</w:t>
      </w:r>
      <w:r w:rsidRPr="006A738C">
        <w:rPr>
          <w:i/>
        </w:rPr>
        <w:t>10</w:t>
      </w:r>
      <w:r w:rsidRPr="006A738C">
        <w:t xml:space="preserve"> and ITS</w:t>
      </w:r>
      <w:r w:rsidR="00B31402" w:rsidRPr="006A738C">
        <w:t>1</w:t>
      </w:r>
      <w:r w:rsidRPr="006A738C">
        <w:t xml:space="preserve"> methods. For this analysis, only ASVs represent</w:t>
      </w:r>
      <w:r w:rsidR="002032C4" w:rsidRPr="006A738C">
        <w:t>ed by</w:t>
      </w:r>
      <w:r w:rsidRPr="006A738C">
        <w:t xml:space="preserve"> at least </w:t>
      </w:r>
      <w:r w:rsidR="008D790D" w:rsidRPr="006A738C">
        <w:t>1</w:t>
      </w:r>
      <w:r w:rsidRPr="006A738C">
        <w:t>0 reads were used</w:t>
      </w:r>
      <w:r w:rsidR="00163277">
        <w:t xml:space="preserve">, in order </w:t>
      </w:r>
      <w:r w:rsidR="00386FB6">
        <w:t>to minimize the effects of erroneous sequences</w:t>
      </w:r>
      <w:r w:rsidRPr="006A738C">
        <w:t xml:space="preserve">. ASVs found in the mock community samples were classified as “expected”, or “non-target”. </w:t>
      </w:r>
      <w:r w:rsidR="008D790D" w:rsidRPr="006A738C">
        <w:t xml:space="preserve">Three metrics were used to evaluate the ability of each method to infer the composition of the mock community: (1) the number of mock community members detected, (2) the proportion of ASVs representing members of the mock community, and (3) the proportion of reads representing members of the mock community. These three metrics were calculated </w:t>
      </w:r>
      <w:r w:rsidR="006F0603" w:rsidRPr="006A738C">
        <w:t xml:space="preserve">using both the taxonomic classifications and the sequences, resulting in a total of 6 metrics for each locus. Taxonomic classifications were considered correct that contained the species name of a member of the mock community. Sequences were considered correct if they matched the reference sequences of the mock community members exactly, as determined by alignments of each ASV to each reference sequence using the </w:t>
      </w:r>
      <w:r w:rsidR="006F0603" w:rsidRPr="006A738C">
        <w:rPr>
          <w:i/>
          <w:iCs/>
        </w:rPr>
        <w:t>pairwiseAlignment</w:t>
      </w:r>
      <w:r w:rsidR="006F0603" w:rsidRPr="006A738C">
        <w:t xml:space="preserve"> function from the </w:t>
      </w:r>
      <w:r w:rsidR="006F0603" w:rsidRPr="006A738C">
        <w:rPr>
          <w:i/>
          <w:iCs/>
        </w:rPr>
        <w:t>biostrings</w:t>
      </w:r>
      <w:r w:rsidR="006F0603" w:rsidRPr="006A738C">
        <w:t xml:space="preserve"> R package. The same analysis was done allowing for a single mismatch in an alignment between the ASV and the reference sequence to check for nearly correct sequences.</w:t>
      </w:r>
    </w:p>
    <w:p w14:paraId="00000038" w14:textId="77777777" w:rsidR="00096B6A" w:rsidRPr="006A738C" w:rsidRDefault="00096B6A" w:rsidP="00661F0B">
      <w:pPr>
        <w:spacing w:line="480" w:lineRule="auto"/>
      </w:pPr>
    </w:p>
    <w:p w14:paraId="00000039" w14:textId="748E0D04" w:rsidR="00096B6A" w:rsidRPr="006A738C" w:rsidRDefault="00FF6901" w:rsidP="00661F0B">
      <w:pPr>
        <w:spacing w:line="480" w:lineRule="auto"/>
        <w:rPr>
          <w:bCs/>
        </w:rPr>
      </w:pPr>
      <w:r w:rsidRPr="006A738C">
        <w:rPr>
          <w:bCs/>
        </w:rPr>
        <w:t xml:space="preserve">2.8 </w:t>
      </w:r>
      <w:r w:rsidR="00D402F7" w:rsidRPr="006A738C">
        <w:rPr>
          <w:bCs/>
        </w:rPr>
        <w:t>Taxonomic specificity</w:t>
      </w:r>
    </w:p>
    <w:p w14:paraId="0475D61F" w14:textId="77777777" w:rsidR="001B4BDD" w:rsidRPr="006A738C" w:rsidRDefault="001B4BDD" w:rsidP="00661F0B">
      <w:pPr>
        <w:spacing w:line="480" w:lineRule="auto"/>
      </w:pPr>
    </w:p>
    <w:p w14:paraId="0000003A" w14:textId="1F66592B" w:rsidR="00096B6A" w:rsidRPr="006A738C" w:rsidRDefault="00CD5D5B" w:rsidP="00661F0B">
      <w:pPr>
        <w:spacing w:line="480" w:lineRule="auto"/>
      </w:pPr>
      <w:r w:rsidRPr="006A738C">
        <w:t>ASVs</w:t>
      </w:r>
      <w:r w:rsidR="00343E67" w:rsidRPr="006A738C">
        <w:t xml:space="preserve"> and </w:t>
      </w:r>
      <w:r w:rsidRPr="006A738C">
        <w:t>OTUs associated with environmental samples were used to assess non-target amplification. Since our reference databases do not contain</w:t>
      </w:r>
      <w:r w:rsidR="005D6C34" w:rsidRPr="006A738C">
        <w:t xml:space="preserve"> sequences for</w:t>
      </w:r>
      <w:r w:rsidRPr="006A738C">
        <w:t xml:space="preserve"> many </w:t>
      </w:r>
      <w:r w:rsidR="005D6C34" w:rsidRPr="006A738C">
        <w:t xml:space="preserve">groups of potential </w:t>
      </w:r>
      <w:r w:rsidRPr="006A738C">
        <w:t>non-target</w:t>
      </w:r>
      <w:r w:rsidR="005D6C34" w:rsidRPr="006A738C">
        <w:t xml:space="preserve"> organisms</w:t>
      </w:r>
      <w:r w:rsidRPr="006A738C">
        <w:t>, ASVs</w:t>
      </w:r>
      <w:r w:rsidR="00343E67" w:rsidRPr="006A738C">
        <w:t xml:space="preserve"> and </w:t>
      </w:r>
      <w:r w:rsidRPr="006A738C">
        <w:t xml:space="preserve">OTUs in this analysis were assigned an alternative taxonomic classification using </w:t>
      </w:r>
      <w:r w:rsidR="006355DC" w:rsidRPr="006A738C">
        <w:t xml:space="preserve">a </w:t>
      </w:r>
      <w:r w:rsidRPr="006A738C">
        <w:t xml:space="preserve">BLAST </w:t>
      </w:r>
      <w:r w:rsidR="006355DC" w:rsidRPr="006A738C">
        <w:t xml:space="preserve">search </w:t>
      </w:r>
      <w:r w:rsidRPr="006A738C">
        <w:t xml:space="preserve">against the NCBI nucleotide database </w:t>
      </w:r>
      <w:r w:rsidR="00A3519B" w:rsidRPr="006A738C">
        <w:fldChar w:fldCharType="begin"/>
      </w:r>
      <w:r w:rsidR="002D2C82">
        <w:instrText xml:space="preserve"> ADDIN ZOTERO_ITEM CSL_CITATION {"citationID":"X1kOB1Jh","properties":{"formattedCitation":"(Altschul, Gish, Miller, Myers, &amp; Lipman, 1990)","plainCitation":"(Altschul, Gish, Miller, Myers, &amp; Lipman, 1990)","noteIndex":0},"citationItems":[{"id":"qwswFzrb/KqQ98tLs","uris":["http://zotero.org/groups/195721/items/SNCQ4862"],"itemData":{"id":626,"type":"article-journal","container-title":"Journal of molecular biology","issue":"3","page":"403-410","title":"Basic local alignment search tool","volume":"215","author":[{"family":"Altschul","given":"Stephen F."},{"family":"Gish","given":"Warren"},{"family":"Miller","given":"Webb"},{"family":"Myers","given":"Eugene W."},{"family":"Lipman","given":"David J."}],"issued":{"date-parts":[["1990"]]}}}],"schema":"https://github.com/citation-style-language/schema/raw/master/csl-citation.json"} </w:instrText>
      </w:r>
      <w:r w:rsidR="00A3519B" w:rsidRPr="006A738C">
        <w:fldChar w:fldCharType="separate"/>
      </w:r>
      <w:r w:rsidR="00F30296" w:rsidRPr="006A738C">
        <w:t>(Altschul, Gish, Miller, Myers, &amp; Lipman, 1990)</w:t>
      </w:r>
      <w:r w:rsidR="00A3519B" w:rsidRPr="006A738C">
        <w:fldChar w:fldCharType="end"/>
      </w:r>
      <w:r w:rsidRPr="006A738C">
        <w:t>. Although NCBI taxonomic annotations can be unreliable</w:t>
      </w:r>
      <w:r w:rsidR="00D66B4F" w:rsidRPr="006A738C">
        <w:t xml:space="preserve"> </w:t>
      </w:r>
      <w:r w:rsidR="00D66B4F" w:rsidRPr="006A738C">
        <w:fldChar w:fldCharType="begin"/>
      </w:r>
      <w:r w:rsidR="002D2C82">
        <w:instrText xml:space="preserve"> ADDIN ZOTERO_ITEM CSL_CITATION {"citationID":"POlPIdhB","properties":{"formattedCitation":"(Nilsson et al., 2006)","plainCitation":"(Nilsson et al., 2006)","noteIndex":0},"citationItems":[{"id":"qwswFzrb/xJ1c9dDx","uris":["http://zotero.org/users/116661/items/DZ2GCF78"],"itemData":{"id":6530,"type":"article-journal","container-title":"PLoS ONE","DOI":"10.1371/journal.pone.0000059","ISSN":"1932-6203","issue":"1","journalAbbreviation":"PLoS ONE","language":"en","page":"e59","source":"DOI.org (Crossref)","title":"Taxonomic reliability of DNA sequences in public sequence databases: A fungal perspective","title-short":"Taxonomic Reliability of DNA Sequences in Public Sequence Databases","volume":"1","author":[{"family":"Nilsson","given":"R. Henrik"},{"family":"Ryberg","given":"Martin"},{"family":"Kristiansson","given":"Erik"},{"family":"Abarenkov","given":"Kessy"},{"family":"Larsson","given":"Karl-Henrik"},{"family":"Kõljalg","given":"Urmas"}],"editor":[{"family":"Fairhead","given":"Cecile"}],"issued":{"date-parts":[["2006"]]}}}],"schema":"https://github.com/citation-style-language/schema/raw/master/csl-citation.json"} </w:instrText>
      </w:r>
      <w:r w:rsidR="00D66B4F" w:rsidRPr="006A738C">
        <w:fldChar w:fldCharType="separate"/>
      </w:r>
      <w:r w:rsidR="00C5301C" w:rsidRPr="006A738C">
        <w:t>(Nilsson et al., 2006)</w:t>
      </w:r>
      <w:r w:rsidR="00D66B4F" w:rsidRPr="006A738C">
        <w:fldChar w:fldCharType="end"/>
      </w:r>
      <w:r w:rsidRPr="006A738C">
        <w:t>, we only considered</w:t>
      </w:r>
      <w:r w:rsidR="002B0A2E" w:rsidRPr="006A738C">
        <w:t xml:space="preserve"> the</w:t>
      </w:r>
      <w:r w:rsidRPr="006A738C">
        <w:t xml:space="preserve"> kingdom-level</w:t>
      </w:r>
      <w:r w:rsidR="002B0A2E" w:rsidRPr="006A738C">
        <w:t xml:space="preserve"> part</w:t>
      </w:r>
      <w:r w:rsidRPr="006A738C">
        <w:t xml:space="preserve"> of the taxonomy, which we considered more likely to be correct. The best BLAST hit was chosen for each ASV/OTU based on the E-value and percent identity of the matching region. BLAST hits with an E-value </w:t>
      </w:r>
      <w:r w:rsidR="00E339FF" w:rsidRPr="00E339FF">
        <w:t>higher</w:t>
      </w:r>
      <w:r w:rsidRPr="00E339FF">
        <w:t xml:space="preserve"> than </w:t>
      </w:r>
      <w:r w:rsidR="002301E3" w:rsidRPr="00E339FF">
        <w:t>0.001</w:t>
      </w:r>
      <w:r w:rsidRPr="006A738C">
        <w:t xml:space="preserve"> were not considered. Using the taxonomy associated with the best BLAST hit, ASVs were grouped into “Oomycetes”, “Fungi”, and “Other” categories. They were considered “Unknown” when no acceptable BLAST hit was found. </w:t>
      </w:r>
      <w:r w:rsidR="00C617D0" w:rsidRPr="00C617D0">
        <w:t xml:space="preserve">These categories were chosen since they constitute the major groups of organisms found and help simplify the presentation of the data. </w:t>
      </w:r>
      <w:r w:rsidRPr="006A738C">
        <w:t xml:space="preserve">The proportions of reads, ASVs, and OTUs in each category for each locus were then compared to evaluate </w:t>
      </w:r>
      <w:r w:rsidR="00343E67" w:rsidRPr="006A738C">
        <w:t>the amount of</w:t>
      </w:r>
      <w:r w:rsidRPr="006A738C">
        <w:t xml:space="preserve"> non-target amplification</w:t>
      </w:r>
      <w:r w:rsidR="00343E67" w:rsidRPr="006A738C">
        <w:t xml:space="preserve"> for each locus</w:t>
      </w:r>
      <w:r w:rsidRPr="006A738C">
        <w:t>.</w:t>
      </w:r>
    </w:p>
    <w:p w14:paraId="0000003B" w14:textId="77777777" w:rsidR="00096B6A" w:rsidRPr="006A738C" w:rsidRDefault="00096B6A" w:rsidP="00661F0B">
      <w:pPr>
        <w:spacing w:line="480" w:lineRule="auto"/>
      </w:pPr>
    </w:p>
    <w:p w14:paraId="5B4B6A31" w14:textId="4D9CA0E6" w:rsidR="001B4BDD" w:rsidRPr="006A738C" w:rsidRDefault="00FF6901" w:rsidP="00661F0B">
      <w:pPr>
        <w:spacing w:line="480" w:lineRule="auto"/>
        <w:rPr>
          <w:bCs/>
        </w:rPr>
      </w:pPr>
      <w:r w:rsidRPr="006A738C">
        <w:rPr>
          <w:bCs/>
        </w:rPr>
        <w:t xml:space="preserve">2.9 </w:t>
      </w:r>
      <w:r w:rsidR="00CD5D5B" w:rsidRPr="006A738C">
        <w:rPr>
          <w:bCs/>
        </w:rPr>
        <w:t>Taxonomic resolution</w:t>
      </w:r>
    </w:p>
    <w:p w14:paraId="17A42CB5" w14:textId="77777777" w:rsidR="001B4BDD" w:rsidRPr="006A738C" w:rsidRDefault="001B4BDD" w:rsidP="00661F0B">
      <w:pPr>
        <w:spacing w:line="480" w:lineRule="auto"/>
      </w:pPr>
    </w:p>
    <w:p w14:paraId="0000003D" w14:textId="47629038" w:rsidR="00096B6A" w:rsidRPr="006A738C" w:rsidRDefault="00CD5D5B" w:rsidP="00661F0B">
      <w:pPr>
        <w:spacing w:line="480" w:lineRule="auto"/>
      </w:pPr>
      <w:r w:rsidRPr="006A738C">
        <w:t xml:space="preserve">The ability of each locus to distinguish different </w:t>
      </w:r>
      <w:r w:rsidR="00C6359A" w:rsidRPr="006A738C">
        <w:t>species</w:t>
      </w:r>
      <w:r w:rsidRPr="006A738C">
        <w:t xml:space="preserve"> was evaluated by pairwise alignments of</w:t>
      </w:r>
      <w:r w:rsidR="00C6359A" w:rsidRPr="006A738C">
        <w:t xml:space="preserve"> </w:t>
      </w:r>
      <w:r w:rsidRPr="006A738C">
        <w:t xml:space="preserve">reference database sequences. The portion of the reference database sequences predicted to be amplified by each primer </w:t>
      </w:r>
      <w:r w:rsidR="00E20B78" w:rsidRPr="006A738C">
        <w:t xml:space="preserve">pair </w:t>
      </w:r>
      <w:r w:rsidRPr="006A738C">
        <w:t>was aligned using MAFFT</w:t>
      </w:r>
      <w:r w:rsidR="00B137EC" w:rsidRPr="006A738C">
        <w:t xml:space="preserve"> v7.453</w:t>
      </w:r>
      <w:r w:rsidR="00A3519B" w:rsidRPr="006A738C">
        <w:t xml:space="preserve"> </w:t>
      </w:r>
      <w:r w:rsidR="00A3519B" w:rsidRPr="006A738C">
        <w:fldChar w:fldCharType="begin"/>
      </w:r>
      <w:r w:rsidR="002D2C82">
        <w:instrText xml:space="preserve"> ADDIN ZOTERO_ITEM CSL_CITATION {"citationID":"Sw6B9icB","properties":{"formattedCitation":"(Katoh, 2005)","plainCitation":"(Katoh, 2005)","noteIndex":0},"citationItems":[{"id":"qwswFzrb/KlnpnFyh","uris":["http://zotero.org/users/116661/items/CKVJ83FS"],"itemData":{"id":6464,"type":"article-journal","container-title":"Nucleic Acids Research","DOI":"10.1093/nar/gki198","ISSN":"1362-4962","issue":"2","journalAbbreviation":"Nucleic Acids Research","language":"en","page":"511-518","source":"DOI.org (Crossref)","title":"MAFFT version 5: improvement in accuracy of multiple sequence alignment","title-short":"MAFFT version 5","volume":"33","author":[{"family":"Katoh","given":"K."}],"issued":{"date-parts":[["2005",1,19]]}}}],"schema":"https://github.com/citation-style-language/schema/raw/master/csl-citation.json"} </w:instrText>
      </w:r>
      <w:r w:rsidR="00A3519B" w:rsidRPr="006A738C">
        <w:fldChar w:fldCharType="separate"/>
      </w:r>
      <w:r w:rsidR="00C5301C" w:rsidRPr="006A738C">
        <w:rPr>
          <w:noProof/>
        </w:rPr>
        <w:t>(Katoh, 2005)</w:t>
      </w:r>
      <w:r w:rsidR="00A3519B" w:rsidRPr="006A738C">
        <w:fldChar w:fldCharType="end"/>
      </w:r>
      <w:r w:rsidRPr="006A738C">
        <w:t xml:space="preserve"> and all pairwise differences in sequence identity were calculated using the </w:t>
      </w:r>
      <w:r w:rsidRPr="006A738C">
        <w:rPr>
          <w:i/>
        </w:rPr>
        <w:t>ape</w:t>
      </w:r>
      <w:r w:rsidRPr="006A738C">
        <w:t xml:space="preserve"> </w:t>
      </w:r>
      <w:r w:rsidR="00E90AE4" w:rsidRPr="006A738C">
        <w:t xml:space="preserve">R </w:t>
      </w:r>
      <w:r w:rsidRPr="006A738C">
        <w:t xml:space="preserve">package. Reference sequences with the complete amplicon were used, as determined by the </w:t>
      </w:r>
      <w:r w:rsidRPr="006A738C">
        <w:lastRenderedPageBreak/>
        <w:t>presence of primer binding sites, using a modified version of</w:t>
      </w:r>
      <w:r w:rsidR="006C2F60" w:rsidRPr="006A738C">
        <w:t xml:space="preserve"> the</w:t>
      </w:r>
      <w:r w:rsidRPr="006A738C">
        <w:t xml:space="preserve"> </w:t>
      </w:r>
      <w:r w:rsidRPr="006A738C">
        <w:rPr>
          <w:i/>
        </w:rPr>
        <w:t>matchProbePair</w:t>
      </w:r>
      <w:r w:rsidRPr="006A738C">
        <w:t xml:space="preserve"> function from the </w:t>
      </w:r>
      <w:r w:rsidRPr="006A738C">
        <w:rPr>
          <w:i/>
        </w:rPr>
        <w:t>Biostrings</w:t>
      </w:r>
      <w:r w:rsidRPr="006A738C">
        <w:t xml:space="preserve"> package that allows for ambiguity codes. Reference sequences were also included if they aligned to at least 90% of one of the predicted </w:t>
      </w:r>
      <w:r w:rsidR="00A3519B" w:rsidRPr="006A738C">
        <w:t>amplicons</w:t>
      </w:r>
      <w:r w:rsidRPr="006A738C">
        <w:t>, in which case the portion aligned to the amplicon was used.</w:t>
      </w:r>
      <w:r w:rsidR="00E20B78" w:rsidRPr="006A738C">
        <w:t xml:space="preserve"> Only reference sequences for species present in both databases were used in order to make the comparison</w:t>
      </w:r>
      <w:r w:rsidR="00485DEE" w:rsidRPr="006A738C">
        <w:t xml:space="preserve"> as fair as possible</w:t>
      </w:r>
      <w:r w:rsidR="00E20B78" w:rsidRPr="006A738C">
        <w:t>.</w:t>
      </w:r>
      <w:r w:rsidRPr="006A738C">
        <w:t xml:space="preserve"> For each locus, the distributions of the percent identity of each species</w:t>
      </w:r>
      <w:r w:rsidR="00E90AE4" w:rsidRPr="006A738C">
        <w:t>’ sequence</w:t>
      </w:r>
      <w:r w:rsidRPr="006A738C">
        <w:t xml:space="preserve"> to the </w:t>
      </w:r>
      <w:r w:rsidR="00E90AE4" w:rsidRPr="006A738C">
        <w:t>most similar</w:t>
      </w:r>
      <w:r w:rsidRPr="006A738C">
        <w:t xml:space="preserve"> sequence from a different species </w:t>
      </w:r>
      <w:r w:rsidR="000D36A5" w:rsidRPr="006A738C">
        <w:t>were</w:t>
      </w:r>
      <w:r w:rsidRPr="006A738C">
        <w:t xml:space="preserve"> compared to assess taxonomic resolution</w:t>
      </w:r>
      <w:r w:rsidR="00B35927" w:rsidRPr="006A738C">
        <w:t>.</w:t>
      </w:r>
    </w:p>
    <w:p w14:paraId="74A8A3D8" w14:textId="77777777" w:rsidR="001B4BDD" w:rsidRPr="006A738C" w:rsidRDefault="001B4BDD" w:rsidP="00661F0B">
      <w:pPr>
        <w:spacing w:line="480" w:lineRule="auto"/>
      </w:pPr>
    </w:p>
    <w:p w14:paraId="053A5495" w14:textId="406D9D74" w:rsidR="00C6359A" w:rsidRPr="006A738C" w:rsidRDefault="00E20B78" w:rsidP="00661F0B">
      <w:pPr>
        <w:spacing w:line="480" w:lineRule="auto"/>
      </w:pPr>
      <w:r w:rsidRPr="006A738C">
        <w:t>T</w:t>
      </w:r>
      <w:r w:rsidR="009128F5" w:rsidRPr="006A738C">
        <w:t>he t</w:t>
      </w:r>
      <w:r w:rsidRPr="006A738C">
        <w:t xml:space="preserve">axonomic resolution was also investigated by comparing the </w:t>
      </w:r>
      <w:r w:rsidR="00C6359A" w:rsidRPr="006A738C">
        <w:t xml:space="preserve">distribution of bootstrap scores of ASV taxonomic assignments </w:t>
      </w:r>
      <w:r w:rsidRPr="006A738C">
        <w:t xml:space="preserve">and the bootstrap scores generated by the neighbor-joining tree of mock community species. </w:t>
      </w:r>
      <w:r w:rsidR="00C6359A" w:rsidRPr="006A738C">
        <w:t xml:space="preserve">The bootstrap values </w:t>
      </w:r>
      <w:r w:rsidR="00B35927" w:rsidRPr="006A738C">
        <w:t xml:space="preserve">used were </w:t>
      </w:r>
      <w:r w:rsidR="00C6359A" w:rsidRPr="006A738C">
        <w:t xml:space="preserve">those assigned by the RDP Naive Bayesian Classifier algorithm implemented by the </w:t>
      </w:r>
      <w:r w:rsidR="00C6359A" w:rsidRPr="006A738C">
        <w:rPr>
          <w:i/>
        </w:rPr>
        <w:t>assignTaxonomy</w:t>
      </w:r>
      <w:r w:rsidR="00C6359A" w:rsidRPr="006A738C">
        <w:t xml:space="preserve"> command of </w:t>
      </w:r>
      <w:r w:rsidR="00C6359A" w:rsidRPr="006A738C">
        <w:rPr>
          <w:i/>
        </w:rPr>
        <w:t>dada2</w:t>
      </w:r>
      <w:r w:rsidR="00B35927" w:rsidRPr="006A738C">
        <w:rPr>
          <w:iCs/>
        </w:rPr>
        <w:t>;</w:t>
      </w:r>
      <w:r w:rsidR="00C6359A" w:rsidRPr="006A738C">
        <w:rPr>
          <w:i/>
        </w:rPr>
        <w:t xml:space="preserve"> </w:t>
      </w:r>
      <w:r w:rsidR="00B35927" w:rsidRPr="006A738C">
        <w:t xml:space="preserve">these values </w:t>
      </w:r>
      <w:r w:rsidR="00C6359A" w:rsidRPr="006A738C">
        <w:t xml:space="preserve">measure how consistent the taxonomic assignment is for a given reference database when parts of the sequences are subsampled. </w:t>
      </w:r>
      <w:r w:rsidR="00D7186C" w:rsidRPr="006A738C">
        <w:t xml:space="preserve">Bootstrap values were also generated to assess </w:t>
      </w:r>
      <w:r w:rsidR="0095154D" w:rsidRPr="006A738C">
        <w:t xml:space="preserve">taxonomic </w:t>
      </w:r>
      <w:r w:rsidR="00D7186C" w:rsidRPr="006A738C">
        <w:t xml:space="preserve">resolution when there </w:t>
      </w:r>
      <w:r w:rsidR="00B35927" w:rsidRPr="006A738C">
        <w:t xml:space="preserve">were </w:t>
      </w:r>
      <w:r w:rsidR="00D7186C" w:rsidRPr="006A738C">
        <w:t xml:space="preserve">multiple reference sequences for the same species. </w:t>
      </w:r>
      <w:r w:rsidR="00C6359A" w:rsidRPr="006A738C">
        <w:t xml:space="preserve">The distribution of bootstrap values for mock community samples for the genus, species, and reference sequence ranks were compared for ITS1 and </w:t>
      </w:r>
      <w:r w:rsidR="00C6359A" w:rsidRPr="006A738C">
        <w:rPr>
          <w:i/>
        </w:rPr>
        <w:t>rps10</w:t>
      </w:r>
      <w:r w:rsidR="00C6359A" w:rsidRPr="006A738C">
        <w:t>.</w:t>
      </w:r>
      <w:r w:rsidRPr="006A738C">
        <w:t xml:space="preserve"> In addition, the bootstrap scores for clades in </w:t>
      </w:r>
      <w:r w:rsidR="00397B4B" w:rsidRPr="006A738C">
        <w:t>the</w:t>
      </w:r>
      <w:r w:rsidR="00D7186C" w:rsidRPr="006A738C">
        <w:t xml:space="preserve"> </w:t>
      </w:r>
      <w:r w:rsidRPr="006A738C">
        <w:t>neighbor-joining tree</w:t>
      </w:r>
      <w:r w:rsidR="00397B4B" w:rsidRPr="006A738C">
        <w:t>s</w:t>
      </w:r>
      <w:r w:rsidRPr="006A738C">
        <w:t xml:space="preserve"> of mock community species were compared.</w:t>
      </w:r>
    </w:p>
    <w:p w14:paraId="09B5EEF5" w14:textId="77777777" w:rsidR="00C90408" w:rsidRPr="006A738C" w:rsidRDefault="00C90408" w:rsidP="00661F0B">
      <w:pPr>
        <w:spacing w:line="480" w:lineRule="auto"/>
        <w:rPr>
          <w:color w:val="000000"/>
        </w:rPr>
      </w:pPr>
    </w:p>
    <w:p w14:paraId="0000003F" w14:textId="3B77840D" w:rsidR="00096B6A" w:rsidRPr="006A738C" w:rsidRDefault="00FF6901" w:rsidP="00661F0B">
      <w:pPr>
        <w:spacing w:line="480" w:lineRule="auto"/>
        <w:rPr>
          <w:b/>
          <w:color w:val="000000"/>
        </w:rPr>
      </w:pPr>
      <w:r w:rsidRPr="006A738C">
        <w:rPr>
          <w:b/>
          <w:color w:val="000000"/>
        </w:rPr>
        <w:t xml:space="preserve">3. </w:t>
      </w:r>
      <w:r w:rsidR="00D8220A" w:rsidRPr="006A738C">
        <w:rPr>
          <w:b/>
          <w:color w:val="000000"/>
        </w:rPr>
        <w:t>RESULTS</w:t>
      </w:r>
    </w:p>
    <w:p w14:paraId="00000040" w14:textId="77777777" w:rsidR="00096B6A" w:rsidRPr="006A738C" w:rsidRDefault="00096B6A" w:rsidP="00661F0B">
      <w:pPr>
        <w:spacing w:line="480" w:lineRule="auto"/>
        <w:rPr>
          <w:i/>
          <w:color w:val="000000"/>
          <w:highlight w:val="yellow"/>
        </w:rPr>
      </w:pPr>
    </w:p>
    <w:p w14:paraId="00000041" w14:textId="24B15AD2" w:rsidR="00096B6A" w:rsidRPr="006A738C" w:rsidRDefault="00FF6901" w:rsidP="00661F0B">
      <w:pPr>
        <w:spacing w:line="480" w:lineRule="auto"/>
        <w:rPr>
          <w:bCs/>
          <w:color w:val="000000"/>
        </w:rPr>
      </w:pPr>
      <w:r w:rsidRPr="006A738C">
        <w:rPr>
          <w:bCs/>
          <w:color w:val="000000"/>
        </w:rPr>
        <w:t xml:space="preserve">3.1 </w:t>
      </w:r>
      <w:r w:rsidR="009252F3" w:rsidRPr="006A738C">
        <w:rPr>
          <w:bCs/>
          <w:color w:val="000000"/>
        </w:rPr>
        <w:t>V</w:t>
      </w:r>
      <w:r w:rsidR="00CD5D5B" w:rsidRPr="006A738C">
        <w:rPr>
          <w:bCs/>
          <w:color w:val="000000"/>
        </w:rPr>
        <w:t xml:space="preserve">alidation of </w:t>
      </w:r>
      <w:r w:rsidR="009252F3" w:rsidRPr="006A738C">
        <w:rPr>
          <w:bCs/>
          <w:color w:val="000000"/>
        </w:rPr>
        <w:t xml:space="preserve">metabarcoding </w:t>
      </w:r>
      <w:r w:rsidR="00CD5D5B" w:rsidRPr="006A738C">
        <w:rPr>
          <w:bCs/>
          <w:color w:val="000000"/>
        </w:rPr>
        <w:t xml:space="preserve">primers for the </w:t>
      </w:r>
      <w:r w:rsidR="00CD5D5B" w:rsidRPr="006A738C">
        <w:rPr>
          <w:bCs/>
          <w:i/>
          <w:color w:val="000000"/>
        </w:rPr>
        <w:t>rps10</w:t>
      </w:r>
      <w:r w:rsidR="00CD5D5B" w:rsidRPr="006A738C">
        <w:rPr>
          <w:bCs/>
          <w:color w:val="000000"/>
        </w:rPr>
        <w:t xml:space="preserve"> region</w:t>
      </w:r>
    </w:p>
    <w:p w14:paraId="5F9B390C" w14:textId="77777777" w:rsidR="001B4BDD" w:rsidRPr="006A738C" w:rsidRDefault="001B4BDD" w:rsidP="00661F0B">
      <w:pPr>
        <w:spacing w:line="480" w:lineRule="auto"/>
        <w:rPr>
          <w:color w:val="000000"/>
        </w:rPr>
      </w:pPr>
    </w:p>
    <w:p w14:paraId="00000042" w14:textId="1D40DFEE" w:rsidR="00096B6A" w:rsidRPr="006A738C" w:rsidRDefault="009252F3" w:rsidP="00661F0B">
      <w:pPr>
        <w:spacing w:line="480" w:lineRule="auto"/>
      </w:pPr>
      <w:r w:rsidRPr="006A738C">
        <w:rPr>
          <w:color w:val="000000"/>
        </w:rPr>
        <w:lastRenderedPageBreak/>
        <w:t>The n</w:t>
      </w:r>
      <w:r w:rsidR="00CD5D5B" w:rsidRPr="006A738C">
        <w:rPr>
          <w:color w:val="000000"/>
        </w:rPr>
        <w:t>ew primers developed for</w:t>
      </w:r>
      <w:r w:rsidRPr="006A738C">
        <w:rPr>
          <w:color w:val="000000"/>
        </w:rPr>
        <w:t xml:space="preserve"> oomycete-</w:t>
      </w:r>
      <w:r w:rsidR="00CD5D5B" w:rsidRPr="006A738C">
        <w:rPr>
          <w:color w:val="000000"/>
        </w:rPr>
        <w:t xml:space="preserve">specific amplification of </w:t>
      </w:r>
      <w:r w:rsidR="00667073" w:rsidRPr="006A738C">
        <w:rPr>
          <w:color w:val="000000"/>
        </w:rPr>
        <w:t xml:space="preserve">the </w:t>
      </w:r>
      <w:r w:rsidR="00CD5D5B" w:rsidRPr="006A738C">
        <w:rPr>
          <w:i/>
          <w:color w:val="000000"/>
        </w:rPr>
        <w:t xml:space="preserve">rps10 </w:t>
      </w:r>
      <w:r w:rsidR="00667073" w:rsidRPr="006A738C">
        <w:rPr>
          <w:color w:val="000000"/>
        </w:rPr>
        <w:t>locus</w:t>
      </w:r>
      <w:r w:rsidRPr="006A738C">
        <w:rPr>
          <w:color w:val="000000"/>
        </w:rPr>
        <w:t xml:space="preserve"> were validated using simulated PCR </w:t>
      </w:r>
      <w:r w:rsidR="00CB2224">
        <w:rPr>
          <w:color w:val="000000"/>
        </w:rPr>
        <w:t>of</w:t>
      </w:r>
      <w:r w:rsidR="00CB2224" w:rsidRPr="006A738C">
        <w:rPr>
          <w:color w:val="000000"/>
        </w:rPr>
        <w:t xml:space="preserve"> </w:t>
      </w:r>
      <w:r w:rsidRPr="006A738C">
        <w:rPr>
          <w:color w:val="000000"/>
        </w:rPr>
        <w:t>reference sequences</w:t>
      </w:r>
      <w:r w:rsidR="00CD5D5B" w:rsidRPr="006A738C">
        <w:rPr>
          <w:i/>
          <w:color w:val="000000"/>
        </w:rPr>
        <w:t xml:space="preserve"> </w:t>
      </w:r>
      <w:r w:rsidR="00CD5D5B" w:rsidRPr="006A738C">
        <w:rPr>
          <w:color w:val="000000"/>
        </w:rPr>
        <w:t>(</w:t>
      </w:r>
      <w:r w:rsidR="00860A46" w:rsidRPr="006A738C">
        <w:rPr>
          <w:color w:val="000000"/>
        </w:rPr>
        <w:t>Figure</w:t>
      </w:r>
      <w:r w:rsidR="00CD5D5B" w:rsidRPr="006A738C">
        <w:rPr>
          <w:color w:val="000000"/>
        </w:rPr>
        <w:t xml:space="preserve"> 1). </w:t>
      </w:r>
      <w:r w:rsidR="00C41C49" w:rsidRPr="006A738C">
        <w:t xml:space="preserve">There are two </w:t>
      </w:r>
      <w:r w:rsidR="00C41C49" w:rsidRPr="006A738C">
        <w:rPr>
          <w:iCs/>
        </w:rPr>
        <w:t xml:space="preserve">forward primers and seven reverse primers that bind to the same respective regions but differ slightly in sequence </w:t>
      </w:r>
      <w:r w:rsidR="00C41C49" w:rsidRPr="006A738C">
        <w:t xml:space="preserve">(Table 1). </w:t>
      </w:r>
      <w:r w:rsidR="00CD5D5B" w:rsidRPr="006A738C">
        <w:t>Simulated</w:t>
      </w:r>
      <w:r w:rsidR="00CD5D5B" w:rsidRPr="006A738C">
        <w:rPr>
          <w:i/>
          <w:color w:val="000000"/>
        </w:rPr>
        <w:t xml:space="preserve"> </w:t>
      </w:r>
      <w:r w:rsidR="00CD5D5B" w:rsidRPr="006A738C">
        <w:rPr>
          <w:color w:val="000000"/>
        </w:rPr>
        <w:t xml:space="preserve">PCR </w:t>
      </w:r>
      <w:r w:rsidR="00C41C49" w:rsidRPr="006A738C">
        <w:rPr>
          <w:color w:val="000000"/>
        </w:rPr>
        <w:t>using the</w:t>
      </w:r>
      <w:r w:rsidR="00CD5D5B" w:rsidRPr="006A738C">
        <w:rPr>
          <w:color w:val="000000"/>
        </w:rPr>
        <w:t xml:space="preserve"> forward and reverse primer sets amplified the </w:t>
      </w:r>
      <w:r w:rsidR="00CD5D5B" w:rsidRPr="006A738C">
        <w:rPr>
          <w:i/>
          <w:color w:val="000000"/>
        </w:rPr>
        <w:t>rps10</w:t>
      </w:r>
      <w:r w:rsidR="00CD5D5B" w:rsidRPr="006A738C">
        <w:rPr>
          <w:color w:val="000000"/>
        </w:rPr>
        <w:t xml:space="preserve"> gene with no mismatches on any of </w:t>
      </w:r>
      <w:r w:rsidR="00D402F7" w:rsidRPr="006A738C">
        <w:rPr>
          <w:color w:val="000000"/>
        </w:rPr>
        <w:t xml:space="preserve">the </w:t>
      </w:r>
      <w:r w:rsidR="00CD5D5B" w:rsidRPr="006A738C">
        <w:rPr>
          <w:color w:val="000000"/>
        </w:rPr>
        <w:t>121 oomycete sequences analyzed (</w:t>
      </w:r>
      <w:r w:rsidR="00860A46" w:rsidRPr="006A738C">
        <w:rPr>
          <w:color w:val="000000"/>
        </w:rPr>
        <w:t>Figure</w:t>
      </w:r>
      <w:r w:rsidR="00CD5D5B" w:rsidRPr="006A738C">
        <w:rPr>
          <w:color w:val="000000"/>
        </w:rPr>
        <w:t xml:space="preserve"> 2). </w:t>
      </w:r>
      <w:r w:rsidR="00D76500" w:rsidRPr="006A738C">
        <w:rPr>
          <w:color w:val="000000"/>
        </w:rPr>
        <w:t xml:space="preserve">In addition, the </w:t>
      </w:r>
      <w:r w:rsidR="00D76500" w:rsidRPr="006A738C">
        <w:rPr>
          <w:i/>
          <w:color w:val="000000"/>
        </w:rPr>
        <w:t>rps10</w:t>
      </w:r>
      <w:r w:rsidR="00D76500" w:rsidRPr="006A738C">
        <w:rPr>
          <w:color w:val="000000"/>
        </w:rPr>
        <w:t xml:space="preserve"> primers were predicted not</w:t>
      </w:r>
      <w:r w:rsidR="008C5BD2">
        <w:rPr>
          <w:color w:val="000000"/>
        </w:rPr>
        <w:t xml:space="preserve"> to</w:t>
      </w:r>
      <w:r w:rsidR="00D76500" w:rsidRPr="006A738C">
        <w:rPr>
          <w:color w:val="000000"/>
        </w:rPr>
        <w:t xml:space="preserve"> amplify any non-target species found in the </w:t>
      </w:r>
      <w:r w:rsidR="00D402F7" w:rsidRPr="006A738C">
        <w:rPr>
          <w:color w:val="000000"/>
        </w:rPr>
        <w:t>s</w:t>
      </w:r>
      <w:r w:rsidR="00D76500" w:rsidRPr="006A738C">
        <w:rPr>
          <w:color w:val="000000"/>
        </w:rPr>
        <w:t xml:space="preserve">tramenopiles, fungi, and </w:t>
      </w:r>
      <w:r w:rsidR="00D76500" w:rsidRPr="006A738C">
        <w:rPr>
          <w:i/>
          <w:color w:val="000000"/>
        </w:rPr>
        <w:t>Rickettsia</w:t>
      </w:r>
      <w:r w:rsidR="00D76500" w:rsidRPr="006A738C">
        <w:rPr>
          <w:color w:val="000000"/>
        </w:rPr>
        <w:t xml:space="preserve"> (Figure 2).</w:t>
      </w:r>
      <w:r w:rsidR="00364681" w:rsidRPr="006A738C">
        <w:rPr>
          <w:color w:val="000000"/>
        </w:rPr>
        <w:t xml:space="preserve"> </w:t>
      </w:r>
      <w:r w:rsidR="00CD5D5B" w:rsidRPr="006A738C">
        <w:t>The f</w:t>
      </w:r>
      <w:r w:rsidR="00CD5D5B" w:rsidRPr="006A738C">
        <w:rPr>
          <w:color w:val="000000"/>
        </w:rPr>
        <w:t>orward primer</w:t>
      </w:r>
      <w:r w:rsidR="00C41C49" w:rsidRPr="006A738C">
        <w:rPr>
          <w:color w:val="000000"/>
        </w:rPr>
        <w:t xml:space="preserve"> set</w:t>
      </w:r>
      <w:r w:rsidR="00CD5D5B" w:rsidRPr="006A738C">
        <w:rPr>
          <w:color w:val="000000"/>
        </w:rPr>
        <w:t xml:space="preserve"> </w:t>
      </w:r>
      <w:r w:rsidR="00CD5D5B" w:rsidRPr="006A738C">
        <w:t>has</w:t>
      </w:r>
      <w:r w:rsidR="00CD5D5B" w:rsidRPr="006A738C">
        <w:rPr>
          <w:color w:val="000000"/>
        </w:rPr>
        <w:t xml:space="preserve"> 40% </w:t>
      </w:r>
      <w:r w:rsidR="00C41C49" w:rsidRPr="006A738C">
        <w:rPr>
          <w:color w:val="000000"/>
        </w:rPr>
        <w:t xml:space="preserve">mean </w:t>
      </w:r>
      <w:r w:rsidR="00CD5D5B" w:rsidRPr="006A738C">
        <w:t>GC</w:t>
      </w:r>
      <w:r w:rsidR="00CD5D5B" w:rsidRPr="006A738C">
        <w:rPr>
          <w:color w:val="000000"/>
        </w:rPr>
        <w:t xml:space="preserve"> content</w:t>
      </w:r>
      <w:r w:rsidR="005D6C34" w:rsidRPr="006A738C">
        <w:rPr>
          <w:color w:val="000000"/>
        </w:rPr>
        <w:t xml:space="preserve"> and </w:t>
      </w:r>
      <w:r w:rsidR="00CD5D5B" w:rsidRPr="006A738C">
        <w:rPr>
          <w:color w:val="000000"/>
        </w:rPr>
        <w:t xml:space="preserve">a </w:t>
      </w:r>
      <w:r w:rsidR="005D6C34" w:rsidRPr="006A738C">
        <w:rPr>
          <w:color w:val="000000"/>
        </w:rPr>
        <w:t xml:space="preserve">predicted </w:t>
      </w:r>
      <w:r w:rsidR="00CD5D5B" w:rsidRPr="006A738C">
        <w:rPr>
          <w:color w:val="000000"/>
        </w:rPr>
        <w:t>mean melting temperature of 59.8˚C, while the reverse primer</w:t>
      </w:r>
      <w:r w:rsidR="00C41C49" w:rsidRPr="006A738C">
        <w:rPr>
          <w:color w:val="000000"/>
        </w:rPr>
        <w:t xml:space="preserve"> set</w:t>
      </w:r>
      <w:r w:rsidR="00CD5D5B" w:rsidRPr="006A738C">
        <w:rPr>
          <w:color w:val="000000"/>
        </w:rPr>
        <w:t xml:space="preserve"> </w:t>
      </w:r>
      <w:r w:rsidR="00CD5D5B" w:rsidRPr="006A738C">
        <w:t>has</w:t>
      </w:r>
      <w:r w:rsidR="00CD5D5B" w:rsidRPr="006A738C">
        <w:rPr>
          <w:color w:val="000000"/>
        </w:rPr>
        <w:t xml:space="preserve"> 31% </w:t>
      </w:r>
      <w:r w:rsidR="00C41C49" w:rsidRPr="006A738C">
        <w:rPr>
          <w:color w:val="000000"/>
        </w:rPr>
        <w:t xml:space="preserve">mean </w:t>
      </w:r>
      <w:r w:rsidR="00D76500" w:rsidRPr="006A738C">
        <w:rPr>
          <w:color w:val="000000"/>
        </w:rPr>
        <w:t>GC</w:t>
      </w:r>
      <w:r w:rsidR="00CD5D5B" w:rsidRPr="006A738C">
        <w:rPr>
          <w:color w:val="000000"/>
        </w:rPr>
        <w:t xml:space="preserve"> content</w:t>
      </w:r>
      <w:r w:rsidR="005D6C34" w:rsidRPr="006A738C">
        <w:rPr>
          <w:color w:val="000000"/>
        </w:rPr>
        <w:t xml:space="preserve"> and</w:t>
      </w:r>
      <w:r w:rsidR="00CD5D5B" w:rsidRPr="006A738C">
        <w:rPr>
          <w:color w:val="000000"/>
        </w:rPr>
        <w:t xml:space="preserve"> a</w:t>
      </w:r>
      <w:r w:rsidR="005D6C34" w:rsidRPr="006A738C">
        <w:rPr>
          <w:color w:val="000000"/>
        </w:rPr>
        <w:t xml:space="preserve"> predicted</w:t>
      </w:r>
      <w:r w:rsidR="00CD5D5B" w:rsidRPr="006A738C">
        <w:rPr>
          <w:color w:val="000000"/>
        </w:rPr>
        <w:t xml:space="preserve"> mean melting temperature of 58.2˚C</w:t>
      </w:r>
      <w:r w:rsidR="005D6C34" w:rsidRPr="006A738C">
        <w:rPr>
          <w:color w:val="000000"/>
        </w:rPr>
        <w:t xml:space="preserve">. </w:t>
      </w:r>
      <w:r w:rsidR="00CD5D5B" w:rsidRPr="006A738C">
        <w:rPr>
          <w:color w:val="000000"/>
        </w:rPr>
        <w:t xml:space="preserve">The primers </w:t>
      </w:r>
      <w:r w:rsidR="00C41C49" w:rsidRPr="006A738C">
        <w:rPr>
          <w:color w:val="000000"/>
        </w:rPr>
        <w:t>are</w:t>
      </w:r>
      <w:r w:rsidR="00CD5D5B" w:rsidRPr="006A738C">
        <w:rPr>
          <w:color w:val="000000"/>
        </w:rPr>
        <w:t xml:space="preserve"> predicted to amplify a sequence </w:t>
      </w:r>
      <w:r w:rsidR="00C41C49" w:rsidRPr="006A738C">
        <w:rPr>
          <w:color w:val="000000"/>
        </w:rPr>
        <w:t xml:space="preserve">with a </w:t>
      </w:r>
      <w:r w:rsidR="00CD5D5B" w:rsidRPr="006A738C">
        <w:rPr>
          <w:color w:val="000000"/>
        </w:rPr>
        <w:t>median length of 481 bp (including primer</w:t>
      </w:r>
      <w:r w:rsidR="00CD5D5B" w:rsidRPr="006A738C">
        <w:t>s</w:t>
      </w:r>
      <w:r w:rsidR="00CD5D5B" w:rsidRPr="006A738C">
        <w:rPr>
          <w:color w:val="000000"/>
        </w:rPr>
        <w:t xml:space="preserve">), with </w:t>
      </w:r>
      <w:r w:rsidR="00CD5D5B" w:rsidRPr="006A738C">
        <w:rPr>
          <w:i/>
          <w:color w:val="000000"/>
        </w:rPr>
        <w:t>Albugo laibachii</w:t>
      </w:r>
      <w:r w:rsidR="00CD5D5B" w:rsidRPr="006A738C">
        <w:rPr>
          <w:color w:val="000000"/>
        </w:rPr>
        <w:t xml:space="preserve"> producing the shortest with 448 bp, and </w:t>
      </w:r>
      <w:r w:rsidR="00CD5D5B" w:rsidRPr="006A738C">
        <w:rPr>
          <w:i/>
          <w:color w:val="000000"/>
        </w:rPr>
        <w:t>Peronospora</w:t>
      </w:r>
      <w:r w:rsidR="00CD5D5B" w:rsidRPr="006A738C">
        <w:rPr>
          <w:i/>
        </w:rPr>
        <w:t xml:space="preserve"> </w:t>
      </w:r>
      <w:r w:rsidR="00CD5D5B" w:rsidRPr="006A738C">
        <w:rPr>
          <w:i/>
          <w:color w:val="000000"/>
        </w:rPr>
        <w:t>tabacina</w:t>
      </w:r>
      <w:r w:rsidR="00CD5D5B" w:rsidRPr="006A738C">
        <w:rPr>
          <w:color w:val="000000"/>
        </w:rPr>
        <w:t xml:space="preserve"> producing the longest with 513 bp (</w:t>
      </w:r>
      <w:r w:rsidR="00860A46" w:rsidRPr="006A738C">
        <w:t>Figure</w:t>
      </w:r>
      <w:r w:rsidR="00E32073" w:rsidRPr="006A738C">
        <w:t xml:space="preserve"> S1</w:t>
      </w:r>
      <w:r w:rsidR="00CD5D5B" w:rsidRPr="006A738C">
        <w:t>)</w:t>
      </w:r>
      <w:r w:rsidR="00CD5D5B" w:rsidRPr="006A738C">
        <w:rPr>
          <w:color w:val="000000"/>
        </w:rPr>
        <w:t xml:space="preserve">. </w:t>
      </w:r>
      <w:r w:rsidR="00C41C49" w:rsidRPr="006A738C">
        <w:rPr>
          <w:color w:val="000000"/>
        </w:rPr>
        <w:t>The length of amplicons</w:t>
      </w:r>
      <w:r w:rsidR="00D402F7" w:rsidRPr="006A738C">
        <w:rPr>
          <w:color w:val="000000"/>
        </w:rPr>
        <w:t xml:space="preserve"> </w:t>
      </w:r>
      <w:r w:rsidR="00C41C49" w:rsidRPr="006A738C">
        <w:rPr>
          <w:color w:val="000000"/>
        </w:rPr>
        <w:t>produced by the</w:t>
      </w:r>
      <w:r w:rsidR="00D402F7" w:rsidRPr="006A738C">
        <w:rPr>
          <w:color w:val="000000"/>
        </w:rPr>
        <w:t xml:space="preserve"> </w:t>
      </w:r>
      <w:r w:rsidR="00CD5D5B" w:rsidRPr="006A738C">
        <w:t>ITS</w:t>
      </w:r>
      <w:r w:rsidR="00D402F7" w:rsidRPr="006A738C">
        <w:t xml:space="preserve">1 </w:t>
      </w:r>
      <w:r w:rsidR="00C41C49" w:rsidRPr="006A738C">
        <w:t xml:space="preserve">method, inferred using the same procedure, </w:t>
      </w:r>
      <w:r w:rsidR="00EB1FDB" w:rsidRPr="006A738C">
        <w:t>var</w:t>
      </w:r>
      <w:r w:rsidR="00D76500" w:rsidRPr="006A738C">
        <w:t>ie</w:t>
      </w:r>
      <w:r w:rsidR="00D402F7" w:rsidRPr="006A738C">
        <w:t>d</w:t>
      </w:r>
      <w:r w:rsidR="00EB1FDB" w:rsidRPr="006A738C">
        <w:t xml:space="preserve"> from 225</w:t>
      </w:r>
      <w:r w:rsidR="001D4408" w:rsidRPr="006A738C">
        <w:t xml:space="preserve"> bp</w:t>
      </w:r>
      <w:r w:rsidR="00C827BB" w:rsidRPr="006A738C">
        <w:t xml:space="preserve"> to </w:t>
      </w:r>
      <w:r w:rsidR="00EB1FDB" w:rsidRPr="006A738C">
        <w:t>400</w:t>
      </w:r>
      <w:r w:rsidR="001D4408" w:rsidRPr="006A738C">
        <w:t xml:space="preserve"> bp</w:t>
      </w:r>
      <w:r w:rsidR="00D402F7" w:rsidRPr="006A738C">
        <w:t>.</w:t>
      </w:r>
    </w:p>
    <w:p w14:paraId="45C6324C" w14:textId="5B4C74F4" w:rsidR="00F11FEB" w:rsidRPr="006A738C" w:rsidRDefault="00F11FEB" w:rsidP="00661F0B">
      <w:pPr>
        <w:spacing w:line="480" w:lineRule="auto"/>
      </w:pPr>
    </w:p>
    <w:p w14:paraId="1F2F8FD5" w14:textId="24B89A4E" w:rsidR="00F11FEB" w:rsidRPr="006A738C" w:rsidRDefault="00F11FEB" w:rsidP="00661F0B">
      <w:pPr>
        <w:spacing w:line="480" w:lineRule="auto"/>
      </w:pPr>
      <w:r w:rsidRPr="006A738C">
        <w:t xml:space="preserve">3.2 The </w:t>
      </w:r>
      <w:r w:rsidRPr="006A738C">
        <w:rPr>
          <w:i/>
          <w:iCs/>
        </w:rPr>
        <w:t>rps10</w:t>
      </w:r>
      <w:r w:rsidRPr="006A738C">
        <w:t xml:space="preserve"> reference database and website</w:t>
      </w:r>
    </w:p>
    <w:p w14:paraId="59045C08" w14:textId="4F5AFF26" w:rsidR="00F11FEB" w:rsidRPr="006A738C" w:rsidRDefault="00F11FEB" w:rsidP="00661F0B">
      <w:pPr>
        <w:spacing w:line="480" w:lineRule="auto"/>
      </w:pPr>
    </w:p>
    <w:p w14:paraId="70FB2DBE" w14:textId="5E02FB52" w:rsidR="00F11FEB" w:rsidRPr="006A738C" w:rsidRDefault="00F11FEB" w:rsidP="00661F0B">
      <w:pPr>
        <w:spacing w:line="480" w:lineRule="auto"/>
      </w:pPr>
      <w:r w:rsidRPr="006A738C">
        <w:t xml:space="preserve">To host the </w:t>
      </w:r>
      <w:r w:rsidRPr="006A738C">
        <w:rPr>
          <w:i/>
        </w:rPr>
        <w:t>rps10</w:t>
      </w:r>
      <w:r w:rsidRPr="006A738C">
        <w:t xml:space="preserve"> database and laboratory protocols, </w:t>
      </w:r>
      <w:r w:rsidR="007A3056">
        <w:t xml:space="preserve">we created </w:t>
      </w:r>
      <w:r w:rsidRPr="006A738C">
        <w:t xml:space="preserve">the website </w:t>
      </w:r>
      <w:hyperlink r:id="rId20">
        <w:r w:rsidRPr="006A738C">
          <w:rPr>
            <w:color w:val="0563C1"/>
            <w:u w:val="single"/>
          </w:rPr>
          <w:t>www.oomycetedb.org</w:t>
        </w:r>
      </w:hyperlink>
      <w:r w:rsidRPr="00636EE7">
        <w:t xml:space="preserve">. </w:t>
      </w:r>
      <w:r w:rsidR="00DC10B0" w:rsidRPr="00636EE7">
        <w:t>The</w:t>
      </w:r>
      <w:r w:rsidR="00E76B8D" w:rsidRPr="00636EE7">
        <w:t xml:space="preserve"> database currently contains 886 sequences representing 346 species and 20 genera of oomycetes</w:t>
      </w:r>
      <w:r w:rsidR="00E76B8D" w:rsidRPr="006A738C">
        <w:t xml:space="preserve"> (Table 2). </w:t>
      </w:r>
      <w:r w:rsidRPr="006A738C">
        <w:t xml:space="preserve">The website is a combination of static HTML produced with R markdown </w:t>
      </w:r>
      <w:r w:rsidRPr="006A738C">
        <w:fldChar w:fldCharType="begin"/>
      </w:r>
      <w:r w:rsidR="002D2C82">
        <w:instrText xml:space="preserve"> ADDIN ZOTERO_ITEM CSL_CITATION {"citationID":"ZM0kt8E0","properties":{"formattedCitation":"(Xie, Allaire, &amp; Grolemund, 2019)","plainCitation":"(Xie, Allaire, &amp; Grolemund, 2019)","noteIndex":0},"citationItems":[{"id":"qwswFzrb/clwLuz5j","uris":["http://zotero.org/users/116661/items/ZWXAYBFH"],"itemData":{"id":6513,"type":"book","ISBN":"978-0-429-78297-8","language":"English","note":"OCLC: 1047792501","source":"Open WorldCat","title":"R Markdown: the definitive guide","title-short":"R Markdown","URL":"http://search.ebscohost.com/login.aspx?direct=true&amp;scope=site&amp;db=nlebk&amp;db=nlabk&amp;AN=1863232","author":[{"family":"Xie","given":"Yihui"},{"family":"Allaire","given":"J. J"},{"family":"Grolemund","given":"Garrett"}],"accessed":{"date-parts":[["2020",3,19]]},"issued":{"date-parts":[["2019"]]}}}],"schema":"https://github.com/citation-style-language/schema/raw/master/csl-citation.json"} </w:instrText>
      </w:r>
      <w:r w:rsidRPr="006A738C">
        <w:fldChar w:fldCharType="separate"/>
      </w:r>
      <w:r w:rsidRPr="006A738C">
        <w:t>(Xie, Allaire, &amp; Grolemund, 2019)</w:t>
      </w:r>
      <w:r w:rsidRPr="006A738C">
        <w:fldChar w:fldCharType="end"/>
      </w:r>
      <w:r w:rsidRPr="006A738C">
        <w:t xml:space="preserve"> and R shiny applications (</w:t>
      </w:r>
      <w:hyperlink r:id="rId21" w:history="1">
        <w:r w:rsidRPr="006A738C">
          <w:rPr>
            <w:rStyle w:val="Hyperlink"/>
          </w:rPr>
          <w:t>www.rstudio.com/shiny/</w:t>
        </w:r>
      </w:hyperlink>
      <w:r w:rsidRPr="006A738C">
        <w:t xml:space="preserve">). Laboratory protocols can be viewed on the website or downloaded as printer-friendly PDFs. Users can download all or a specific subset of the database based on a search term. Users can also conduct BLAST </w:t>
      </w:r>
      <w:r w:rsidRPr="006A738C">
        <w:fldChar w:fldCharType="begin"/>
      </w:r>
      <w:r w:rsidR="002D2C82">
        <w:instrText xml:space="preserve"> ADDIN ZOTERO_ITEM CSL_CITATION {"citationID":"TDGeIrg2","properties":{"formattedCitation":"(Altschul et al., 1990)","plainCitation":"(Altschul et al., 1990)","noteIndex":0},"citationItems":[{"id":"qwswFzrb/KqQ98tLs","uris":["http://zotero.org/groups/195721/items/SNCQ4862"],"itemData":{"id":"PMrF4Xtj/r9p6AiBB","type":"article-journal","container-title":"Journal of molecular biology","issue":"3","page":"403-410","title":"Basic local alignment search tool","volume":"215","author":[{"family":"Altschul","given":"Stephen F."},{"family":"Gish","given":"Warren"},{"family":"Miller","given":"Webb"},{"family":"Myers","given":"Eugene W."},{"family":"Lipman","given":"David J."}],"issued":{"date-parts":[["1990"]]}}}],"schema":"https://github.com/citation-style-language/schema/raw/master/csl-citation.json"} </w:instrText>
      </w:r>
      <w:r w:rsidRPr="006A738C">
        <w:fldChar w:fldCharType="separate"/>
      </w:r>
      <w:r w:rsidR="00F30296" w:rsidRPr="006A738C">
        <w:t>(Altschul et al., 1990)</w:t>
      </w:r>
      <w:r w:rsidRPr="006A738C">
        <w:fldChar w:fldCharType="end"/>
      </w:r>
      <w:r w:rsidRPr="006A738C">
        <w:t xml:space="preserve"> searches of the database with their own sequences, view the results online, and download the results in any format </w:t>
      </w:r>
      <w:r w:rsidRPr="006A738C">
        <w:lastRenderedPageBreak/>
        <w:t xml:space="preserve">BLAST can output. Updates to the database are released on this website with a unique version number and old versions will continue to be available for the sake of reproducibility. All tools on the website can be used with any version of the database so researchers can reproduce analyses. All source code and documents for the website are available on Github at </w:t>
      </w:r>
      <w:hyperlink r:id="rId22" w:history="1">
        <w:r w:rsidRPr="006A738C">
          <w:rPr>
            <w:rStyle w:val="Hyperlink"/>
          </w:rPr>
          <w:t>github.com/grunwaldlab/OomyceteDB</w:t>
        </w:r>
      </w:hyperlink>
      <w:r w:rsidRPr="006A738C">
        <w:t xml:space="preserve">. </w:t>
      </w:r>
    </w:p>
    <w:p w14:paraId="00000043" w14:textId="77777777" w:rsidR="00096B6A" w:rsidRPr="006A738C" w:rsidRDefault="00096B6A" w:rsidP="00661F0B">
      <w:pPr>
        <w:spacing w:line="480" w:lineRule="auto"/>
      </w:pPr>
    </w:p>
    <w:p w14:paraId="00000044" w14:textId="44075222" w:rsidR="00096B6A" w:rsidRPr="006A738C" w:rsidRDefault="00FF6901" w:rsidP="00661F0B">
      <w:pPr>
        <w:spacing w:line="480" w:lineRule="auto"/>
        <w:rPr>
          <w:bCs/>
        </w:rPr>
      </w:pPr>
      <w:r w:rsidRPr="006A738C">
        <w:rPr>
          <w:bCs/>
        </w:rPr>
        <w:t>3.</w:t>
      </w:r>
      <w:r w:rsidR="00ED1FE8" w:rsidRPr="006A738C">
        <w:rPr>
          <w:bCs/>
        </w:rPr>
        <w:t>3</w:t>
      </w:r>
      <w:r w:rsidRPr="006A738C">
        <w:rPr>
          <w:bCs/>
        </w:rPr>
        <w:t xml:space="preserve"> </w:t>
      </w:r>
      <w:r w:rsidR="00CD5D5B" w:rsidRPr="006A738C">
        <w:rPr>
          <w:bCs/>
        </w:rPr>
        <w:t>Metabarcoding of the mock community</w:t>
      </w:r>
    </w:p>
    <w:p w14:paraId="63026DEE" w14:textId="6633C293" w:rsidR="00A905CD" w:rsidRPr="006A738C" w:rsidRDefault="00A905CD" w:rsidP="00661F0B">
      <w:pPr>
        <w:spacing w:line="480" w:lineRule="auto"/>
      </w:pPr>
    </w:p>
    <w:p w14:paraId="00000047" w14:textId="11335CB2" w:rsidR="00096B6A" w:rsidRDefault="00A905CD" w:rsidP="00661F0B">
      <w:pPr>
        <w:spacing w:line="480" w:lineRule="auto"/>
        <w:rPr>
          <w:ins w:id="75" w:author="Zachary Foster" w:date="2022-03-24T11:37:00Z"/>
        </w:rPr>
      </w:pPr>
      <w:r w:rsidRPr="006A738C">
        <w:t xml:space="preserve">A mock community composed of DNA from 24 species of known oomycetes was sequenced on the Illumina MiSeq to evaluate the ability of the proposed </w:t>
      </w:r>
      <w:r w:rsidRPr="006A738C">
        <w:rPr>
          <w:i/>
          <w:iCs/>
        </w:rPr>
        <w:t>rps10</w:t>
      </w:r>
      <w:r w:rsidRPr="006A738C">
        <w:t xml:space="preserve"> </w:t>
      </w:r>
      <w:r w:rsidR="00983ACE" w:rsidRPr="006A738C">
        <w:t xml:space="preserve">metabarcoding </w:t>
      </w:r>
      <w:r w:rsidRPr="006A738C">
        <w:t xml:space="preserve">method to infer community composition relative to an ITS1-based method. </w:t>
      </w:r>
      <w:r w:rsidR="00160C8F" w:rsidRPr="00160C8F">
        <w:t xml:space="preserve">A total of 1,054,434 raw reads were generated for the mock community samples and 611,924 reads passed quality filters. </w:t>
      </w:r>
      <w:r w:rsidR="00CD5D5B" w:rsidRPr="006A738C">
        <w:t>Both</w:t>
      </w:r>
      <w:r w:rsidR="00DC10B0" w:rsidRPr="006A738C">
        <w:t xml:space="preserve"> the</w:t>
      </w:r>
      <w:r w:rsidR="00CD5D5B" w:rsidRPr="006A738C">
        <w:t xml:space="preserve"> </w:t>
      </w:r>
      <w:r w:rsidR="00BB6428" w:rsidRPr="006A738C">
        <w:rPr>
          <w:i/>
          <w:iCs/>
        </w:rPr>
        <w:t>rps10</w:t>
      </w:r>
      <w:r w:rsidR="00BB6428" w:rsidRPr="006A738C">
        <w:t xml:space="preserve"> and ITS1 </w:t>
      </w:r>
      <w:r w:rsidR="00CD5D5B" w:rsidRPr="006A738C">
        <w:t>methods resulted in more ASVs</w:t>
      </w:r>
      <w:r w:rsidR="00EB599B" w:rsidRPr="006A738C">
        <w:t xml:space="preserve"> and OTUs</w:t>
      </w:r>
      <w:r w:rsidR="00CD5D5B" w:rsidRPr="006A738C">
        <w:t xml:space="preserve"> than </w:t>
      </w:r>
      <w:r w:rsidR="00D402F7" w:rsidRPr="006A738C">
        <w:t>species</w:t>
      </w:r>
      <w:r w:rsidR="00EB599B" w:rsidRPr="006A738C">
        <w:t xml:space="preserve"> included</w:t>
      </w:r>
      <w:r w:rsidR="00CD5D5B" w:rsidRPr="006A738C">
        <w:t xml:space="preserve"> in the mock community</w:t>
      </w:r>
      <w:r w:rsidR="00EB599B" w:rsidRPr="006A738C">
        <w:t>. T</w:t>
      </w:r>
      <w:r w:rsidR="00CD5D5B" w:rsidRPr="006A738C">
        <w:t xml:space="preserve">he </w:t>
      </w:r>
      <w:r w:rsidR="00CD5D5B" w:rsidRPr="006A738C">
        <w:rPr>
          <w:i/>
        </w:rPr>
        <w:t>rps10</w:t>
      </w:r>
      <w:r w:rsidR="00EB599B" w:rsidRPr="006A738C">
        <w:rPr>
          <w:iCs/>
        </w:rPr>
        <w:t xml:space="preserve"> </w:t>
      </w:r>
      <w:r w:rsidR="00DC10B0" w:rsidRPr="006A738C">
        <w:rPr>
          <w:iCs/>
        </w:rPr>
        <w:t xml:space="preserve">method </w:t>
      </w:r>
      <w:r w:rsidR="00EB599B" w:rsidRPr="006A738C">
        <w:rPr>
          <w:iCs/>
        </w:rPr>
        <w:t>resulted in few</w:t>
      </w:r>
      <w:r w:rsidR="00DC10B0" w:rsidRPr="006A738C">
        <w:rPr>
          <w:iCs/>
        </w:rPr>
        <w:t>er</w:t>
      </w:r>
      <w:r w:rsidR="00EB599B" w:rsidRPr="006A738C">
        <w:rPr>
          <w:iCs/>
        </w:rPr>
        <w:t xml:space="preserve"> ASVs than the ITS1 method but more OTUs</w:t>
      </w:r>
      <w:r w:rsidR="00B43CFE">
        <w:rPr>
          <w:iCs/>
        </w:rPr>
        <w:t>, suggesting that the ASV-based analysis better controlled for sequencing error than the OTU-based analysis</w:t>
      </w:r>
      <w:r w:rsidR="00BB6428" w:rsidRPr="006A738C">
        <w:t xml:space="preserve"> (</w:t>
      </w:r>
      <w:r w:rsidR="00EB402D" w:rsidRPr="006A738C">
        <w:t xml:space="preserve">Table </w:t>
      </w:r>
      <w:r w:rsidR="00E76B8D" w:rsidRPr="006A738C">
        <w:t>3</w:t>
      </w:r>
      <w:r w:rsidR="00BB6428" w:rsidRPr="006A738C">
        <w:t>)</w:t>
      </w:r>
      <w:r w:rsidR="00CD5D5B" w:rsidRPr="006A738C">
        <w:t>.</w:t>
      </w:r>
      <w:r w:rsidR="00EB599B" w:rsidRPr="006A738C">
        <w:t xml:space="preserve"> The taxonomic classifications of ASVs produced by the </w:t>
      </w:r>
      <w:r w:rsidR="00EB599B" w:rsidRPr="006A738C">
        <w:rPr>
          <w:i/>
          <w:iCs/>
        </w:rPr>
        <w:t>rps10</w:t>
      </w:r>
      <w:r w:rsidR="00EB599B" w:rsidRPr="006A738C">
        <w:t xml:space="preserve"> method included 23 of the 24 mock community species whereas the ITS1 classifications included 17</w:t>
      </w:r>
      <w:r w:rsidR="00265114">
        <w:t xml:space="preserve"> (Table 3)</w:t>
      </w:r>
      <w:r w:rsidR="00EB599B" w:rsidRPr="006A738C">
        <w:t xml:space="preserve">. </w:t>
      </w:r>
      <w:r w:rsidR="000C73EB" w:rsidRPr="006A738C">
        <w:t xml:space="preserve">The species missing in the </w:t>
      </w:r>
      <w:r w:rsidR="000C73EB" w:rsidRPr="006A738C">
        <w:rPr>
          <w:i/>
          <w:iCs/>
        </w:rPr>
        <w:t>rps10</w:t>
      </w:r>
      <w:r w:rsidR="000C73EB" w:rsidRPr="006A738C">
        <w:t xml:space="preserve"> classifications was </w:t>
      </w:r>
      <w:r w:rsidR="000C73EB" w:rsidRPr="006A738C">
        <w:rPr>
          <w:i/>
          <w:iCs/>
        </w:rPr>
        <w:t>Phytophthora ipomoeae</w:t>
      </w:r>
      <w:r w:rsidR="000C73EB" w:rsidRPr="006A738C">
        <w:t xml:space="preserve"> and the species missing in the ITS1 classifications were </w:t>
      </w:r>
      <w:r w:rsidR="000C73EB" w:rsidRPr="006A738C">
        <w:rPr>
          <w:i/>
          <w:iCs/>
        </w:rPr>
        <w:t>Phytophthora citrophthora</w:t>
      </w:r>
      <w:r w:rsidR="000C73EB" w:rsidRPr="006A738C">
        <w:t xml:space="preserve">, </w:t>
      </w:r>
      <w:r w:rsidR="000C73EB" w:rsidRPr="006A738C">
        <w:rPr>
          <w:i/>
          <w:iCs/>
        </w:rPr>
        <w:t>Phytophthora himalsilva</w:t>
      </w:r>
      <w:r w:rsidR="000C73EB" w:rsidRPr="006A738C">
        <w:t xml:space="preserve">, </w:t>
      </w:r>
      <w:r w:rsidR="000C73EB" w:rsidRPr="006A738C">
        <w:rPr>
          <w:i/>
          <w:iCs/>
        </w:rPr>
        <w:t>Phytophthora ipomoeae</w:t>
      </w:r>
      <w:r w:rsidR="000C73EB" w:rsidRPr="006A738C">
        <w:t xml:space="preserve">, </w:t>
      </w:r>
      <w:r w:rsidR="000C73EB" w:rsidRPr="006A738C">
        <w:rPr>
          <w:i/>
          <w:iCs/>
        </w:rPr>
        <w:t>Phytophthora quercina</w:t>
      </w:r>
      <w:r w:rsidR="000C73EB" w:rsidRPr="006A738C">
        <w:t xml:space="preserve">, </w:t>
      </w:r>
      <w:r w:rsidR="000C73EB" w:rsidRPr="006A738C">
        <w:rPr>
          <w:i/>
          <w:iCs/>
        </w:rPr>
        <w:t>Pythium dissotocum</w:t>
      </w:r>
      <w:r w:rsidR="000C73EB" w:rsidRPr="006A738C">
        <w:t xml:space="preserve">, </w:t>
      </w:r>
      <w:r w:rsidR="000C73EB" w:rsidRPr="006A738C">
        <w:rPr>
          <w:i/>
          <w:iCs/>
        </w:rPr>
        <w:t>Pythium oligandrum</w:t>
      </w:r>
      <w:r w:rsidR="000C73EB" w:rsidRPr="006A738C">
        <w:t xml:space="preserve">, and </w:t>
      </w:r>
      <w:r w:rsidR="000C73EB" w:rsidRPr="006A738C">
        <w:rPr>
          <w:i/>
          <w:iCs/>
        </w:rPr>
        <w:t>Pythium undulatum</w:t>
      </w:r>
      <w:r w:rsidR="000C73EB" w:rsidRPr="006A738C">
        <w:t xml:space="preserve">. </w:t>
      </w:r>
      <w:r w:rsidR="0012336F" w:rsidRPr="006A738C">
        <w:t xml:space="preserve">The </w:t>
      </w:r>
      <w:r w:rsidR="0012336F" w:rsidRPr="006A738C">
        <w:rPr>
          <w:i/>
          <w:iCs/>
        </w:rPr>
        <w:t>rp</w:t>
      </w:r>
      <w:r w:rsidR="00180C42">
        <w:rPr>
          <w:i/>
          <w:iCs/>
        </w:rPr>
        <w:t>s</w:t>
      </w:r>
      <w:r w:rsidR="0012336F" w:rsidRPr="006A738C">
        <w:rPr>
          <w:i/>
          <w:iCs/>
        </w:rPr>
        <w:t>10</w:t>
      </w:r>
      <w:r w:rsidR="0012336F" w:rsidRPr="006A738C">
        <w:t xml:space="preserve"> </w:t>
      </w:r>
      <w:r w:rsidR="00EB599B" w:rsidRPr="006A738C">
        <w:t xml:space="preserve">ASVs </w:t>
      </w:r>
      <w:r w:rsidR="0012336F" w:rsidRPr="006A738C">
        <w:t>assigned to species in the mock community accounted for 95% of all ASVs and &gt;99.9% of the reads, whereas the ITS1 ASVs with correct classifications accounted for 75.6% of all ASVs and 54.5% of the reads.</w:t>
      </w:r>
      <w:r w:rsidR="009558D9" w:rsidRPr="006A738C">
        <w:t xml:space="preserve"> Similar metrics were produced by considering whether </w:t>
      </w:r>
      <w:r w:rsidR="009558D9" w:rsidRPr="006A738C">
        <w:lastRenderedPageBreak/>
        <w:t xml:space="preserve">the correct sequences were found, regardless of taxonomic classification. Both methods resulted in ASV sequences matching 21 of the 24 species exactly and matching all 24 when a 1 bp </w:t>
      </w:r>
      <w:r w:rsidR="00A1109A">
        <w:t xml:space="preserve">mismatch </w:t>
      </w:r>
      <w:r w:rsidR="009558D9" w:rsidRPr="006A738C">
        <w:t>in the alignment between ASV</w:t>
      </w:r>
      <w:r w:rsidR="00EB402D" w:rsidRPr="006A738C">
        <w:t>s</w:t>
      </w:r>
      <w:r w:rsidR="009558D9" w:rsidRPr="006A738C">
        <w:t xml:space="preserve"> and reference sequences was tolerated</w:t>
      </w:r>
      <w:r w:rsidR="00115DAA">
        <w:t xml:space="preserve">. </w:t>
      </w:r>
      <w:r w:rsidR="009558D9" w:rsidRPr="006A738C">
        <w:t xml:space="preserve">The </w:t>
      </w:r>
      <w:r w:rsidR="007075E7">
        <w:rPr>
          <w:i/>
          <w:iCs/>
        </w:rPr>
        <w:t>rps10</w:t>
      </w:r>
      <w:r w:rsidR="009558D9" w:rsidRPr="006A738C">
        <w:t xml:space="preserve"> ASVs with exact sequence matches accounted for 62.5% of ASVs and 99.3% of reads, whereas the ITS1 ASVs with correct sequences matches accounted for 73.3% of ASVs and 99.2% of reads.</w:t>
      </w:r>
      <w:r w:rsidR="000C73EB" w:rsidRPr="006A738C">
        <w:t xml:space="preserve"> In five out of the six metrics used to evaluate how well the mock community</w:t>
      </w:r>
      <w:r w:rsidR="00475224" w:rsidRPr="006A738C">
        <w:t xml:space="preserve"> composition was inferred</w:t>
      </w:r>
      <w:r w:rsidR="000C73EB" w:rsidRPr="006A738C">
        <w:t xml:space="preserve">, the </w:t>
      </w:r>
      <w:r w:rsidR="000C73EB" w:rsidRPr="006A738C">
        <w:rPr>
          <w:i/>
          <w:iCs/>
        </w:rPr>
        <w:t>rps10</w:t>
      </w:r>
      <w:r w:rsidR="000C73EB" w:rsidRPr="006A738C">
        <w:t xml:space="preserve"> method </w:t>
      </w:r>
      <w:r w:rsidR="00864C2D" w:rsidRPr="006A738C">
        <w:t>performed</w:t>
      </w:r>
      <w:r w:rsidR="00475224" w:rsidRPr="006A738C">
        <w:t xml:space="preserve"> equal to or better than the ITS1 method</w:t>
      </w:r>
      <w:r w:rsidR="00EB402D" w:rsidRPr="006A738C">
        <w:t xml:space="preserve"> (Table </w:t>
      </w:r>
      <w:r w:rsidR="00E76B8D" w:rsidRPr="006A738C">
        <w:t>3</w:t>
      </w:r>
      <w:r w:rsidR="00EB402D" w:rsidRPr="006A738C">
        <w:t>)</w:t>
      </w:r>
      <w:r w:rsidR="00475224" w:rsidRPr="006A738C">
        <w:t>.</w:t>
      </w:r>
    </w:p>
    <w:p w14:paraId="7A77C937" w14:textId="67EB0A0F" w:rsidR="00BD0B75" w:rsidRDefault="00BD0B75" w:rsidP="00661F0B">
      <w:pPr>
        <w:spacing w:line="480" w:lineRule="auto"/>
        <w:rPr>
          <w:ins w:id="76" w:author="Zachary Foster" w:date="2022-03-24T11:37:00Z"/>
        </w:rPr>
      </w:pPr>
    </w:p>
    <w:p w14:paraId="3EEDD5AA" w14:textId="459F352F" w:rsidR="00BD0B75" w:rsidRPr="00BD0B75" w:rsidDel="006A35AE" w:rsidRDefault="00BD0B75" w:rsidP="00661F0B">
      <w:pPr>
        <w:spacing w:line="480" w:lineRule="auto"/>
        <w:rPr>
          <w:del w:id="77" w:author="Zachary Foster" w:date="2022-03-24T21:21:00Z"/>
        </w:rPr>
      </w:pPr>
      <w:ins w:id="78" w:author="Zachary Foster" w:date="2022-03-24T11:37:00Z">
        <w:r>
          <w:t>Although most the mock community species were represented by equal input DNA, the resultant read depth for each species varied widely.</w:t>
        </w:r>
      </w:ins>
      <w:ins w:id="79" w:author="Zachary Foster" w:date="2022-03-24T11:38:00Z">
        <w:r>
          <w:t xml:space="preserve"> </w:t>
        </w:r>
      </w:ins>
      <w:ins w:id="80" w:author="Zachary Foster" w:date="2022-03-24T11:40:00Z">
        <w:r w:rsidR="00836128">
          <w:t xml:space="preserve">The standard deviation of read proportions was somewhat lower for </w:t>
        </w:r>
        <w:r w:rsidR="00836128" w:rsidRPr="00326824">
          <w:rPr>
            <w:i/>
            <w:iCs/>
            <w:rPrChange w:id="81" w:author="Zachary Foster" w:date="2022-03-24T14:27:00Z">
              <w:rPr/>
            </w:rPrChange>
          </w:rPr>
          <w:t>rps10</w:t>
        </w:r>
        <w:r w:rsidR="00836128">
          <w:t xml:space="preserve"> than ITS1 (</w:t>
        </w:r>
      </w:ins>
      <w:ins w:id="82" w:author="Zachary Foster" w:date="2022-03-24T21:21:00Z">
        <w:r w:rsidR="006A35AE">
          <w:t>0.048</w:t>
        </w:r>
      </w:ins>
      <w:ins w:id="83" w:author="Zachary Foster" w:date="2022-03-24T11:40:00Z">
        <w:r w:rsidR="00836128">
          <w:t xml:space="preserve"> vs. </w:t>
        </w:r>
      </w:ins>
      <w:ins w:id="84" w:author="Zachary Foster" w:date="2022-03-24T21:21:00Z">
        <w:r w:rsidR="006A35AE">
          <w:t>0.083</w:t>
        </w:r>
      </w:ins>
      <w:ins w:id="85" w:author="Zachary Foster" w:date="2022-03-24T11:40:00Z">
        <w:r w:rsidR="00836128">
          <w:t xml:space="preserve">) and more closely </w:t>
        </w:r>
      </w:ins>
      <w:ins w:id="86" w:author="Zachary Foster" w:date="2022-03-24T11:41:00Z">
        <w:r w:rsidR="00836128">
          <w:t>conformed to the 1/24 expected proportions</w:t>
        </w:r>
      </w:ins>
      <w:ins w:id="87" w:author="Zachary Foster" w:date="2022-03-24T14:27:00Z">
        <w:r w:rsidR="00326824">
          <w:t xml:space="preserve"> (Figure S2A)</w:t>
        </w:r>
      </w:ins>
      <w:ins w:id="88" w:author="Zachary Foster" w:date="2022-03-24T11:41:00Z">
        <w:r w:rsidR="00836128">
          <w:t>.</w:t>
        </w:r>
      </w:ins>
      <w:ins w:id="89" w:author="Zachary Foster" w:date="2022-03-24T21:22:00Z">
        <w:r w:rsidR="006A35AE">
          <w:t xml:space="preserve"> </w:t>
        </w:r>
      </w:ins>
      <w:ins w:id="90" w:author="Zachary Foster" w:date="2022-03-24T14:23:00Z">
        <w:r w:rsidR="006A35AE">
          <w:t xml:space="preserve">The proportion of reads for species whose DNA was extracted from a plant host </w:t>
        </w:r>
      </w:ins>
      <w:ins w:id="91" w:author="Zachary Foster" w:date="2022-03-24T14:24:00Z">
        <w:r w:rsidR="006A35AE">
          <w:t xml:space="preserve">(because they are </w:t>
        </w:r>
      </w:ins>
      <w:ins w:id="92" w:author="Zachary Foster" w:date="2022-03-24T14:23:00Z">
        <w:r w:rsidR="006A35AE">
          <w:t>obligate parasites</w:t>
        </w:r>
      </w:ins>
      <w:ins w:id="93" w:author="Zachary Foster" w:date="2022-03-24T14:24:00Z">
        <w:r w:rsidR="006A35AE">
          <w:t xml:space="preserve">) </w:t>
        </w:r>
      </w:ins>
      <w:ins w:id="94" w:author="Zachary Foster" w:date="2022-03-24T14:26:00Z">
        <w:r w:rsidR="00326824">
          <w:t>or had a low starting DNA</w:t>
        </w:r>
      </w:ins>
      <w:ins w:id="95" w:author="Zachary Foster" w:date="2022-03-24T14:27:00Z">
        <w:r w:rsidR="00326824">
          <w:t xml:space="preserve"> concentration</w:t>
        </w:r>
      </w:ins>
      <w:ins w:id="96" w:author="Zachary Foster" w:date="2022-03-24T14:26:00Z">
        <w:r w:rsidR="00326824">
          <w:t xml:space="preserve"> </w:t>
        </w:r>
      </w:ins>
      <w:ins w:id="97" w:author="Zachary Foster" w:date="2022-03-24T14:24:00Z">
        <w:r w:rsidR="006A35AE">
          <w:t>tended to be lower, especially for the ITS1 m</w:t>
        </w:r>
      </w:ins>
      <w:ins w:id="98" w:author="Zachary Foster" w:date="2022-03-24T14:25:00Z">
        <w:r w:rsidR="006A35AE">
          <w:t>ethod</w:t>
        </w:r>
      </w:ins>
      <w:ins w:id="99" w:author="Zachary Foster" w:date="2022-03-24T14:27:00Z">
        <w:r w:rsidR="00326824">
          <w:t xml:space="preserve"> (Figure S2B)</w:t>
        </w:r>
      </w:ins>
      <w:ins w:id="100" w:author="Zachary Foster" w:date="2022-03-24T14:24:00Z">
        <w:r w:rsidR="006A35AE">
          <w:t xml:space="preserve">. </w:t>
        </w:r>
      </w:ins>
    </w:p>
    <w:p w14:paraId="194C9630" w14:textId="3BB85428" w:rsidR="00A905CD" w:rsidRPr="006A738C" w:rsidDel="006A35AE" w:rsidRDefault="00A905CD" w:rsidP="00661F0B">
      <w:pPr>
        <w:spacing w:line="480" w:lineRule="auto"/>
        <w:rPr>
          <w:del w:id="101" w:author="Zachary Foster" w:date="2022-03-24T21:21:00Z"/>
        </w:rPr>
      </w:pPr>
    </w:p>
    <w:p w14:paraId="00000048" w14:textId="610B2166" w:rsidR="00096B6A" w:rsidRPr="006A738C" w:rsidRDefault="00FF6901" w:rsidP="00661F0B">
      <w:pPr>
        <w:spacing w:line="480" w:lineRule="auto"/>
        <w:rPr>
          <w:bCs/>
        </w:rPr>
      </w:pPr>
      <w:r w:rsidRPr="006A738C">
        <w:rPr>
          <w:bCs/>
        </w:rPr>
        <w:t>3.</w:t>
      </w:r>
      <w:r w:rsidR="00ED1FE8" w:rsidRPr="006A738C">
        <w:rPr>
          <w:bCs/>
        </w:rPr>
        <w:t>4</w:t>
      </w:r>
      <w:r w:rsidRPr="006A738C">
        <w:rPr>
          <w:bCs/>
        </w:rPr>
        <w:t xml:space="preserve"> </w:t>
      </w:r>
      <w:r w:rsidR="00D0521E" w:rsidRPr="006A738C">
        <w:rPr>
          <w:bCs/>
        </w:rPr>
        <w:t>Metabarcoding</w:t>
      </w:r>
      <w:r w:rsidR="00CD5D5B" w:rsidRPr="006A738C">
        <w:rPr>
          <w:bCs/>
        </w:rPr>
        <w:t xml:space="preserve"> of environmental samples</w:t>
      </w:r>
    </w:p>
    <w:p w14:paraId="2287B380" w14:textId="77777777" w:rsidR="00E92B33" w:rsidRPr="006A738C" w:rsidRDefault="00E92B33" w:rsidP="00661F0B">
      <w:pPr>
        <w:spacing w:line="480" w:lineRule="auto"/>
        <w:rPr>
          <w:highlight w:val="yellow"/>
        </w:rPr>
      </w:pPr>
    </w:p>
    <w:p w14:paraId="06B121FA" w14:textId="3A59B9CF" w:rsidR="00E92B33" w:rsidRPr="006A738C" w:rsidRDefault="00983ACE" w:rsidP="00661F0B">
      <w:pPr>
        <w:spacing w:line="480" w:lineRule="auto"/>
      </w:pPr>
      <w:r w:rsidRPr="006A738C">
        <w:t xml:space="preserve">A diverse set of environmental DNA extracts were sequenced on the Illumina MiSeq using the proposed </w:t>
      </w:r>
      <w:r w:rsidRPr="006A738C">
        <w:rPr>
          <w:i/>
          <w:iCs/>
        </w:rPr>
        <w:t xml:space="preserve">rps10 </w:t>
      </w:r>
      <w:r w:rsidR="008B077B" w:rsidRPr="006A738C">
        <w:t xml:space="preserve">metabarcoding </w:t>
      </w:r>
      <w:r w:rsidRPr="006A738C">
        <w:t xml:space="preserve">method </w:t>
      </w:r>
      <w:r w:rsidR="00165BF1" w:rsidRPr="006A738C">
        <w:t>to</w:t>
      </w:r>
      <w:r w:rsidRPr="006A738C">
        <w:t xml:space="preserve"> </w:t>
      </w:r>
      <w:r w:rsidR="008B077B" w:rsidRPr="006A738C">
        <w:t>evaluate taxonomic specificity.</w:t>
      </w:r>
      <w:r w:rsidR="00F51A8A" w:rsidRPr="006A738C">
        <w:t xml:space="preserve"> </w:t>
      </w:r>
      <w:r w:rsidR="00A87EBD" w:rsidRPr="00A87EBD">
        <w:t xml:space="preserve">A total of 7,279,514 raw reads were generated for the environmental samples and 5,916,483 reads passed quality filters. </w:t>
      </w:r>
      <w:r w:rsidR="00F51A8A" w:rsidRPr="006A738C">
        <w:t xml:space="preserve">For </w:t>
      </w:r>
      <w:r w:rsidR="00CC4F97" w:rsidRPr="006A738C">
        <w:t xml:space="preserve">the </w:t>
      </w:r>
      <w:r w:rsidR="00F51A8A" w:rsidRPr="006A738C">
        <w:rPr>
          <w:i/>
          <w:iCs/>
        </w:rPr>
        <w:t>rps10</w:t>
      </w:r>
      <w:r w:rsidR="00CC4F97" w:rsidRPr="006A738C">
        <w:rPr>
          <w:i/>
          <w:iCs/>
        </w:rPr>
        <w:t xml:space="preserve"> </w:t>
      </w:r>
      <w:r w:rsidR="00CC4F97" w:rsidRPr="006A738C">
        <w:t>method</w:t>
      </w:r>
      <w:r w:rsidR="00F51A8A" w:rsidRPr="006A738C">
        <w:t>, oomycete sequences accounted for 99.5% of the reads, 84.8% of the ASVs, and 53.5% of the OTUs</w:t>
      </w:r>
      <w:r w:rsidR="0072785D" w:rsidRPr="006A738C">
        <w:t xml:space="preserve"> (Figure 3)</w:t>
      </w:r>
      <w:r w:rsidR="00F51A8A" w:rsidRPr="006A738C">
        <w:t>. For</w:t>
      </w:r>
      <w:r w:rsidR="00CC4F97" w:rsidRPr="006A738C">
        <w:t xml:space="preserve"> the </w:t>
      </w:r>
      <w:r w:rsidR="00F51A8A" w:rsidRPr="006A738C">
        <w:t>ITS1</w:t>
      </w:r>
      <w:r w:rsidR="00CC4F97" w:rsidRPr="006A738C">
        <w:t xml:space="preserve"> method</w:t>
      </w:r>
      <w:r w:rsidR="00F51A8A" w:rsidRPr="006A738C">
        <w:t xml:space="preserve">, oomycete sequences accounted for 63.0% of the reads, 10.7% of the ASVs, and 5.5% of the </w:t>
      </w:r>
      <w:r w:rsidR="00F51A8A" w:rsidRPr="006A738C">
        <w:lastRenderedPageBreak/>
        <w:t xml:space="preserve">OTUs. Most </w:t>
      </w:r>
      <w:r w:rsidR="00CD5D5B" w:rsidRPr="006A738C">
        <w:t xml:space="preserve">of the </w:t>
      </w:r>
      <w:r w:rsidR="00CD5D5B" w:rsidRPr="006A738C">
        <w:rPr>
          <w:i/>
        </w:rPr>
        <w:t>rps10</w:t>
      </w:r>
      <w:r w:rsidR="00CD5D5B" w:rsidRPr="006A738C">
        <w:t xml:space="preserve"> </w:t>
      </w:r>
      <w:r w:rsidR="00F51A8A" w:rsidRPr="006A738C">
        <w:t xml:space="preserve">sequences not assigned to oomycetes </w:t>
      </w:r>
      <w:r w:rsidR="00CD5D5B" w:rsidRPr="006A738C">
        <w:t xml:space="preserve">could not be assigned to a taxon based on BLAST searches against the NCBI nucleotide database, particularly for the plant-derived samples. Most of the </w:t>
      </w:r>
      <w:r w:rsidR="00D0521E" w:rsidRPr="006A738C">
        <w:t>ITS1</w:t>
      </w:r>
      <w:r w:rsidR="00CD5D5B" w:rsidRPr="006A738C">
        <w:t xml:space="preserve"> </w:t>
      </w:r>
      <w:r w:rsidR="00F447D6" w:rsidRPr="006A738C">
        <w:t xml:space="preserve">sequences not assigned to oomycetes </w:t>
      </w:r>
      <w:r w:rsidR="00CD5D5B" w:rsidRPr="006A738C">
        <w:t>were assigned to fungi</w:t>
      </w:r>
      <w:r w:rsidR="00F447D6" w:rsidRPr="006A738C">
        <w:t xml:space="preserve"> and a much smaller proportion were assigned to plants</w:t>
      </w:r>
      <w:r w:rsidR="00CD5D5B" w:rsidRPr="006A738C">
        <w:t>.</w:t>
      </w:r>
      <w:r w:rsidRPr="006A738C">
        <w:t xml:space="preserve"> </w:t>
      </w:r>
      <w:r w:rsidR="00F447D6" w:rsidRPr="006A738C">
        <w:t xml:space="preserve">For both methods non-target ASVs and OTUs </w:t>
      </w:r>
      <w:r w:rsidR="00225A52">
        <w:t>were</w:t>
      </w:r>
      <w:r w:rsidR="00F447D6" w:rsidRPr="006A738C">
        <w:t xml:space="preserve"> at lower abundance than oomycete sequences, but this trend was more pronounced </w:t>
      </w:r>
      <w:r w:rsidR="006B085A" w:rsidRPr="006A738C">
        <w:t>for</w:t>
      </w:r>
      <w:r w:rsidR="00F447D6" w:rsidRPr="006A738C">
        <w:t xml:space="preserve"> </w:t>
      </w:r>
      <w:r w:rsidR="00F447D6" w:rsidRPr="006A738C">
        <w:rPr>
          <w:i/>
          <w:iCs/>
        </w:rPr>
        <w:t>rps10</w:t>
      </w:r>
      <w:r w:rsidR="00F447D6" w:rsidRPr="006A738C">
        <w:t xml:space="preserve">. Manual investigation of the </w:t>
      </w:r>
      <w:r w:rsidR="00F447D6" w:rsidRPr="006A738C">
        <w:rPr>
          <w:i/>
          <w:iCs/>
        </w:rPr>
        <w:t>rps10</w:t>
      </w:r>
      <w:r w:rsidR="00F447D6" w:rsidRPr="006A738C">
        <w:t xml:space="preserve"> ASVs with no matches to NCBI revealed that these sequences are much shorter than typical </w:t>
      </w:r>
      <w:r w:rsidR="00F447D6" w:rsidRPr="006A738C">
        <w:rPr>
          <w:i/>
          <w:iCs/>
        </w:rPr>
        <w:t>rps10</w:t>
      </w:r>
      <w:r w:rsidR="00F447D6" w:rsidRPr="006A738C">
        <w:t xml:space="preserve"> sequences</w:t>
      </w:r>
      <w:r w:rsidR="00273619" w:rsidRPr="006A738C">
        <w:t xml:space="preserve">, </w:t>
      </w:r>
      <w:r w:rsidR="00F447D6" w:rsidRPr="006A738C">
        <w:t>have a much higher GC content</w:t>
      </w:r>
      <w:r w:rsidR="00273619" w:rsidRPr="006A738C">
        <w:t xml:space="preserve">, and do not align well to </w:t>
      </w:r>
      <w:r w:rsidR="00273619" w:rsidRPr="006A738C">
        <w:rPr>
          <w:i/>
          <w:iCs/>
        </w:rPr>
        <w:t>rps10</w:t>
      </w:r>
      <w:r w:rsidR="00273619" w:rsidRPr="006A738C">
        <w:t xml:space="preserve"> reference sequences</w:t>
      </w:r>
      <w:r w:rsidR="006B085A" w:rsidRPr="006A738C">
        <w:t xml:space="preserve"> or </w:t>
      </w:r>
      <w:r w:rsidR="0072785D" w:rsidRPr="006A738C">
        <w:t xml:space="preserve">to </w:t>
      </w:r>
      <w:r w:rsidR="006B085A" w:rsidRPr="006A738C">
        <w:t>each other</w:t>
      </w:r>
      <w:r w:rsidR="00F447D6" w:rsidRPr="006A738C">
        <w:t xml:space="preserve">. </w:t>
      </w:r>
      <w:r w:rsidR="00FC67B8" w:rsidRPr="006A738C">
        <w:t>Overall</w:t>
      </w:r>
      <w:r w:rsidR="00F447D6" w:rsidRPr="006A738C">
        <w:t>, sequencing</w:t>
      </w:r>
      <w:r w:rsidRPr="006A738C">
        <w:t xml:space="preserve"> of amplicons from environmental samples from water, soil, and plant material using the </w:t>
      </w:r>
      <w:r w:rsidRPr="006A738C">
        <w:rPr>
          <w:i/>
        </w:rPr>
        <w:t>rps10</w:t>
      </w:r>
      <w:r w:rsidRPr="006A738C">
        <w:t xml:space="preserve"> barcode resulted in less non-target amplification, in terms of ASV, OTU, and read counts than when using the ITS1 barcode (Figure </w:t>
      </w:r>
      <w:r w:rsidR="0072785D" w:rsidRPr="006A738C">
        <w:t>3</w:t>
      </w:r>
      <w:r w:rsidRPr="006A738C">
        <w:t>).</w:t>
      </w:r>
    </w:p>
    <w:p w14:paraId="0000004A" w14:textId="77777777" w:rsidR="00096B6A" w:rsidRPr="006A738C" w:rsidRDefault="00096B6A" w:rsidP="00661F0B">
      <w:pPr>
        <w:spacing w:line="480" w:lineRule="auto"/>
      </w:pPr>
    </w:p>
    <w:p w14:paraId="0000004B" w14:textId="24B3A45D" w:rsidR="00096B6A" w:rsidRPr="006A738C" w:rsidRDefault="00FF6901" w:rsidP="00661F0B">
      <w:pPr>
        <w:spacing w:line="480" w:lineRule="auto"/>
        <w:rPr>
          <w:bCs/>
        </w:rPr>
      </w:pPr>
      <w:r w:rsidRPr="006A738C">
        <w:rPr>
          <w:bCs/>
        </w:rPr>
        <w:t>3.</w:t>
      </w:r>
      <w:r w:rsidR="00ED1FE8" w:rsidRPr="006A738C">
        <w:rPr>
          <w:bCs/>
        </w:rPr>
        <w:t>5</w:t>
      </w:r>
      <w:r w:rsidRPr="006A738C">
        <w:rPr>
          <w:bCs/>
        </w:rPr>
        <w:t xml:space="preserve"> </w:t>
      </w:r>
      <w:r w:rsidR="00CD5D5B" w:rsidRPr="006A738C">
        <w:rPr>
          <w:bCs/>
        </w:rPr>
        <w:t>Taxonomic resolution</w:t>
      </w:r>
    </w:p>
    <w:p w14:paraId="0000004C" w14:textId="65A2D0AC" w:rsidR="00096B6A" w:rsidRPr="006A738C" w:rsidRDefault="00CD5D5B" w:rsidP="00661F0B">
      <w:pPr>
        <w:spacing w:line="480" w:lineRule="auto"/>
      </w:pPr>
      <w:r w:rsidRPr="006A738C">
        <w:tab/>
        <w:t xml:space="preserve"> </w:t>
      </w:r>
    </w:p>
    <w:p w14:paraId="61B30009" w14:textId="04CA3A2F" w:rsidR="00F155C4" w:rsidRPr="006A738C" w:rsidRDefault="00B030A0" w:rsidP="00661F0B">
      <w:pPr>
        <w:spacing w:line="480" w:lineRule="auto"/>
      </w:pPr>
      <w:bookmarkStart w:id="102" w:name="_heading=h.gjdgxs" w:colFirst="0" w:colLast="0"/>
      <w:bookmarkEnd w:id="102"/>
      <w:r w:rsidRPr="006A738C">
        <w:t xml:space="preserve">The ability to differentiate closely related species was evaluated by comparing how many base pairs differentiated each reference sequence from the most similar </w:t>
      </w:r>
      <w:r w:rsidR="001E6305" w:rsidRPr="006A738C">
        <w:t xml:space="preserve">sequence for a </w:t>
      </w:r>
      <w:r w:rsidRPr="006A738C">
        <w:t>different species</w:t>
      </w:r>
      <w:r w:rsidR="001E6305" w:rsidRPr="006A738C">
        <w:t xml:space="preserve"> in the region amplified</w:t>
      </w:r>
      <w:r w:rsidRPr="006A738C">
        <w:t>.</w:t>
      </w:r>
      <w:r w:rsidR="0072785D" w:rsidRPr="006A738C">
        <w:t xml:space="preserve"> In general, the </w:t>
      </w:r>
      <w:r w:rsidR="00225A52">
        <w:t xml:space="preserve">pairwise </w:t>
      </w:r>
      <w:r w:rsidR="0072785D" w:rsidRPr="006A738C">
        <w:t>difference</w:t>
      </w:r>
      <w:r w:rsidR="00225A52">
        <w:t>s</w:t>
      </w:r>
      <w:r w:rsidR="0072785D" w:rsidRPr="006A738C">
        <w:t xml:space="preserve"> between the most similar sequences from different species </w:t>
      </w:r>
      <w:r w:rsidR="00325FF7">
        <w:t>were</w:t>
      </w:r>
      <w:r w:rsidR="00325FF7" w:rsidRPr="006A738C">
        <w:t xml:space="preserve"> </w:t>
      </w:r>
      <w:r w:rsidR="00C3606F">
        <w:t>greater</w:t>
      </w:r>
      <w:r w:rsidR="0072785D" w:rsidRPr="006A738C">
        <w:t xml:space="preserve"> for </w:t>
      </w:r>
      <w:r w:rsidR="0072785D" w:rsidRPr="006A738C">
        <w:rPr>
          <w:i/>
          <w:iCs/>
        </w:rPr>
        <w:t xml:space="preserve">rps10 </w:t>
      </w:r>
      <w:r w:rsidR="0072785D" w:rsidRPr="006A738C">
        <w:t>than ITS1 (Figure 4A).</w:t>
      </w:r>
      <w:r w:rsidRPr="006A738C">
        <w:t xml:space="preserve"> </w:t>
      </w:r>
      <w:r w:rsidR="00D912D5" w:rsidRPr="006A738C">
        <w:t xml:space="preserve">A total of </w:t>
      </w:r>
      <w:r w:rsidR="006458D5" w:rsidRPr="006A738C">
        <w:t>14.7</w:t>
      </w:r>
      <w:r w:rsidR="00CD5D5B" w:rsidRPr="006A738C">
        <w:t xml:space="preserve">% of the predicted amplicons derived from unique species in the </w:t>
      </w:r>
      <w:r w:rsidR="006458D5" w:rsidRPr="006A738C">
        <w:rPr>
          <w:i/>
          <w:iCs/>
        </w:rPr>
        <w:t>rps10</w:t>
      </w:r>
      <w:r w:rsidR="006458D5" w:rsidRPr="006A738C">
        <w:t xml:space="preserve"> </w:t>
      </w:r>
      <w:r w:rsidR="00CD5D5B" w:rsidRPr="006A738C">
        <w:t>reference database shared an identical</w:t>
      </w:r>
      <w:r w:rsidR="000E18B4" w:rsidRPr="006A738C">
        <w:t xml:space="preserve"> </w:t>
      </w:r>
      <w:r w:rsidR="006B085A" w:rsidRPr="006A738C">
        <w:t>sequence</w:t>
      </w:r>
      <w:r w:rsidR="00CD5D5B" w:rsidRPr="006A738C">
        <w:t xml:space="preserve"> with a different species</w:t>
      </w:r>
      <w:r w:rsidR="006458D5" w:rsidRPr="006A738C">
        <w:t>,</w:t>
      </w:r>
      <w:r w:rsidR="00CD5D5B" w:rsidRPr="006A738C">
        <w:t xml:space="preserve"> </w:t>
      </w:r>
      <w:r w:rsidR="0094067E" w:rsidRPr="006A738C">
        <w:t>compared with</w:t>
      </w:r>
      <w:r w:rsidR="00CD5D5B" w:rsidRPr="006A738C">
        <w:t xml:space="preserve"> </w:t>
      </w:r>
      <w:r w:rsidR="006458D5" w:rsidRPr="006A738C">
        <w:t>29.4</w:t>
      </w:r>
      <w:r w:rsidR="00CD5D5B" w:rsidRPr="006A738C">
        <w:t xml:space="preserve">% in the </w:t>
      </w:r>
      <w:r w:rsidR="006458D5" w:rsidRPr="006A738C">
        <w:t xml:space="preserve">ITS1 </w:t>
      </w:r>
      <w:r w:rsidR="00CD5D5B" w:rsidRPr="006A738C">
        <w:t>database</w:t>
      </w:r>
      <w:r w:rsidR="00F752AD" w:rsidRPr="006A738C">
        <w:t xml:space="preserve"> (Figure </w:t>
      </w:r>
      <w:r w:rsidR="0072785D" w:rsidRPr="006A738C">
        <w:t>4</w:t>
      </w:r>
      <w:r w:rsidR="00C05716" w:rsidRPr="006A738C">
        <w:t>B</w:t>
      </w:r>
      <w:r w:rsidR="00F752AD" w:rsidRPr="006A738C">
        <w:t>)</w:t>
      </w:r>
      <w:r w:rsidR="00CD5D5B" w:rsidRPr="006A738C">
        <w:t xml:space="preserve">. In addition, </w:t>
      </w:r>
      <w:bookmarkStart w:id="103" w:name="_Hlk65673859"/>
      <w:r w:rsidR="000E18B4" w:rsidRPr="006A738C">
        <w:t>67.6</w:t>
      </w:r>
      <w:r w:rsidR="00CD5D5B" w:rsidRPr="006A738C">
        <w:t xml:space="preserve">% of the species in the </w:t>
      </w:r>
      <w:r w:rsidR="00CD5D5B" w:rsidRPr="006A738C">
        <w:rPr>
          <w:i/>
        </w:rPr>
        <w:t>rps10</w:t>
      </w:r>
      <w:r w:rsidR="00CD5D5B" w:rsidRPr="006A738C">
        <w:t xml:space="preserve"> database were distinguished from their most closely related species by </w:t>
      </w:r>
      <w:r w:rsidR="00C05716" w:rsidRPr="006A738C">
        <w:t xml:space="preserve">five </w:t>
      </w:r>
      <w:r w:rsidR="00CD5D5B" w:rsidRPr="006A738C">
        <w:t xml:space="preserve">or more base pairs, </w:t>
      </w:r>
      <w:r w:rsidR="00D912D5" w:rsidRPr="006A738C">
        <w:t>in contrast to</w:t>
      </w:r>
      <w:r w:rsidR="00CD5D5B" w:rsidRPr="006A738C">
        <w:t xml:space="preserve"> </w:t>
      </w:r>
      <w:r w:rsidR="00766487" w:rsidRPr="006A738C">
        <w:t xml:space="preserve">only </w:t>
      </w:r>
      <w:r w:rsidR="000E18B4" w:rsidRPr="006A738C">
        <w:t>16.2</w:t>
      </w:r>
      <w:r w:rsidR="00CD5D5B" w:rsidRPr="006A738C">
        <w:t xml:space="preserve">% </w:t>
      </w:r>
      <w:r w:rsidR="00D912D5" w:rsidRPr="006A738C">
        <w:t>for</w:t>
      </w:r>
      <w:r w:rsidR="00CD5D5B" w:rsidRPr="006A738C">
        <w:t xml:space="preserve"> ITS1.</w:t>
      </w:r>
      <w:bookmarkEnd w:id="103"/>
      <w:r w:rsidR="000F5490" w:rsidRPr="006A738C">
        <w:t xml:space="preserve"> </w:t>
      </w:r>
      <w:r w:rsidR="00F752AD" w:rsidRPr="006A738C">
        <w:t>Polymorphic sites in the</w:t>
      </w:r>
      <w:r w:rsidR="000F5490" w:rsidRPr="006A738C">
        <w:t xml:space="preserve"> </w:t>
      </w:r>
      <w:r w:rsidR="000F5490" w:rsidRPr="006A738C">
        <w:rPr>
          <w:i/>
          <w:iCs/>
        </w:rPr>
        <w:t>rps10</w:t>
      </w:r>
      <w:r w:rsidR="000F5490" w:rsidRPr="006A738C">
        <w:t xml:space="preserve"> locus </w:t>
      </w:r>
      <w:r w:rsidR="00F752AD" w:rsidRPr="006A738C">
        <w:t xml:space="preserve">are distributed across the </w:t>
      </w:r>
      <w:r w:rsidR="006926BF">
        <w:t>entire</w:t>
      </w:r>
      <w:r w:rsidR="00F752AD" w:rsidRPr="006A738C">
        <w:t xml:space="preserve"> length of the amplicons </w:t>
      </w:r>
      <w:r w:rsidR="006B085A" w:rsidRPr="006A738C">
        <w:t xml:space="preserve">and </w:t>
      </w:r>
      <w:r w:rsidR="006222D5">
        <w:t xml:space="preserve">sequences </w:t>
      </w:r>
      <w:r w:rsidR="006B085A" w:rsidRPr="006A738C">
        <w:t xml:space="preserve">align with few </w:t>
      </w:r>
      <w:r w:rsidR="006222D5">
        <w:t>gaps</w:t>
      </w:r>
      <w:r w:rsidR="006B085A" w:rsidRPr="006A738C">
        <w:t>. In</w:t>
      </w:r>
      <w:r w:rsidR="00F752AD" w:rsidRPr="006A738C">
        <w:t xml:space="preserve"> contrast</w:t>
      </w:r>
      <w:r w:rsidR="006B085A" w:rsidRPr="006A738C">
        <w:t xml:space="preserve">, variation in the </w:t>
      </w:r>
      <w:r w:rsidR="00F752AD" w:rsidRPr="006A738C">
        <w:t>ITS1</w:t>
      </w:r>
      <w:r w:rsidR="006B085A" w:rsidRPr="006A738C">
        <w:t xml:space="preserve"> </w:t>
      </w:r>
      <w:r w:rsidR="006B085A" w:rsidRPr="006A738C">
        <w:lastRenderedPageBreak/>
        <w:t>locus</w:t>
      </w:r>
      <w:r w:rsidR="00F752AD" w:rsidRPr="006A738C">
        <w:t xml:space="preserve"> appear</w:t>
      </w:r>
      <w:r w:rsidR="00C20A78" w:rsidRPr="006A738C">
        <w:t>s</w:t>
      </w:r>
      <w:r w:rsidR="00F752AD" w:rsidRPr="006A738C">
        <w:t xml:space="preserve"> </w:t>
      </w:r>
      <w:r w:rsidR="00C20A78" w:rsidRPr="006A738C">
        <w:t xml:space="preserve">in </w:t>
      </w:r>
      <w:r w:rsidR="00F752AD" w:rsidRPr="006A738C">
        <w:t>cluster</w:t>
      </w:r>
      <w:r w:rsidR="00C20A78" w:rsidRPr="006A738C">
        <w:t>s</w:t>
      </w:r>
      <w:r w:rsidR="00F752AD" w:rsidRPr="006A738C">
        <w:t xml:space="preserve"> and</w:t>
      </w:r>
      <w:r w:rsidR="00C20A78" w:rsidRPr="006A738C">
        <w:t xml:space="preserve"> alignments </w:t>
      </w:r>
      <w:r w:rsidR="00F752AD" w:rsidRPr="006A738C">
        <w:t xml:space="preserve">have frequent </w:t>
      </w:r>
      <w:r w:rsidR="00C20A78" w:rsidRPr="006A738C">
        <w:t xml:space="preserve">large </w:t>
      </w:r>
      <w:r w:rsidR="008547E4">
        <w:t>indels</w:t>
      </w:r>
      <w:r w:rsidR="006222D5">
        <w:t xml:space="preserve"> in many blocks</w:t>
      </w:r>
      <w:r w:rsidR="000F5490" w:rsidRPr="006A738C">
        <w:t xml:space="preserve"> (</w:t>
      </w:r>
      <w:r w:rsidR="00860A46" w:rsidRPr="006A738C">
        <w:t>Figure</w:t>
      </w:r>
      <w:r w:rsidR="00B71FC4" w:rsidRPr="006A738C">
        <w:t xml:space="preserve"> </w:t>
      </w:r>
      <w:r w:rsidR="0072785D" w:rsidRPr="006A738C">
        <w:t>5</w:t>
      </w:r>
      <w:r w:rsidR="000F5490" w:rsidRPr="006A738C">
        <w:t>).</w:t>
      </w:r>
      <w:r w:rsidR="00C20A78" w:rsidRPr="006A738C">
        <w:t xml:space="preserve"> Another way to compare the ability to distinguish sequences is the distribution of bootstrap scores for taxonomic assignment and sequence clustering of the mock community sequences.</w:t>
      </w:r>
      <w:r w:rsidR="008901BA" w:rsidRPr="006A738C">
        <w:t xml:space="preserve"> </w:t>
      </w:r>
      <w:r w:rsidR="00C20A78" w:rsidRPr="006A738C">
        <w:t xml:space="preserve">There was little difference in the bootstrap scores for taxonomic assignment between the two methods. </w:t>
      </w:r>
      <w:r w:rsidR="006D6BCA" w:rsidRPr="006A738C">
        <w:t>S</w:t>
      </w:r>
      <w:r w:rsidR="00C20A78" w:rsidRPr="006A738C">
        <w:t xml:space="preserve">ince these bootstrap values are </w:t>
      </w:r>
      <w:r w:rsidR="006D6BCA" w:rsidRPr="006A738C">
        <w:t>also influenced by the reference database and the reference database</w:t>
      </w:r>
      <w:r w:rsidR="006222D5">
        <w:t>s</w:t>
      </w:r>
      <w:r w:rsidR="006D6BCA" w:rsidRPr="006A738C">
        <w:t xml:space="preserve"> </w:t>
      </w:r>
      <w:r w:rsidR="006222D5">
        <w:t>were</w:t>
      </w:r>
      <w:r w:rsidR="006D6BCA" w:rsidRPr="006A738C">
        <w:t xml:space="preserve"> different for each locus, this comparison should be interpreted with caution. However, t</w:t>
      </w:r>
      <w:r w:rsidR="004972E2" w:rsidRPr="006A738C">
        <w:t>he bootstrap scores</w:t>
      </w:r>
      <w:r w:rsidR="006458D5" w:rsidRPr="006A738C">
        <w:t xml:space="preserve"> and branch lengths</w:t>
      </w:r>
      <w:r w:rsidR="004972E2" w:rsidRPr="006A738C">
        <w:t xml:space="preserve"> </w:t>
      </w:r>
      <w:r w:rsidR="006458D5" w:rsidRPr="006A738C">
        <w:t xml:space="preserve">from </w:t>
      </w:r>
      <w:r w:rsidR="004972E2" w:rsidRPr="006A738C">
        <w:t xml:space="preserve">the neighbor-joining trees of the mock community sequences were higher in </w:t>
      </w:r>
      <w:r w:rsidR="004972E2" w:rsidRPr="006A738C">
        <w:rPr>
          <w:i/>
        </w:rPr>
        <w:t>rps10</w:t>
      </w:r>
      <w:r w:rsidR="004972E2" w:rsidRPr="006A738C">
        <w:t xml:space="preserve"> than in ITS1</w:t>
      </w:r>
      <w:r w:rsidR="00C05716" w:rsidRPr="006A738C">
        <w:t xml:space="preserve"> (Figure </w:t>
      </w:r>
      <w:del w:id="104" w:author="Zachary Foster" w:date="2022-03-24T11:59:00Z">
        <w:r w:rsidR="00C05716" w:rsidRPr="006A738C" w:rsidDel="00C4226B">
          <w:delText>S</w:delText>
        </w:r>
        <w:r w:rsidR="0072785D" w:rsidRPr="006A738C" w:rsidDel="00C4226B">
          <w:delText>2</w:delText>
        </w:r>
      </w:del>
      <w:ins w:id="105" w:author="Zachary Foster" w:date="2022-03-24T11:59:00Z">
        <w:r w:rsidR="00C4226B" w:rsidRPr="006A738C">
          <w:t>S</w:t>
        </w:r>
        <w:r w:rsidR="00C4226B">
          <w:t>3</w:t>
        </w:r>
      </w:ins>
      <w:r w:rsidR="006458D5" w:rsidRPr="006A738C">
        <w:t xml:space="preserve">; </w:t>
      </w:r>
      <w:r w:rsidR="00860A46" w:rsidRPr="006A738C">
        <w:t>Figure</w:t>
      </w:r>
      <w:r w:rsidR="004972E2" w:rsidRPr="006A738C">
        <w:t xml:space="preserve"> </w:t>
      </w:r>
      <w:del w:id="106" w:author="Zachary Foster" w:date="2022-03-24T11:59:00Z">
        <w:r w:rsidR="0072785D" w:rsidRPr="006A738C" w:rsidDel="00C4226B">
          <w:delText>S3</w:delText>
        </w:r>
      </w:del>
      <w:ins w:id="107" w:author="Zachary Foster" w:date="2022-03-24T11:59:00Z">
        <w:r w:rsidR="00C4226B" w:rsidRPr="006A738C">
          <w:t>S</w:t>
        </w:r>
        <w:r w:rsidR="00C4226B">
          <w:t>4</w:t>
        </w:r>
      </w:ins>
      <w:r w:rsidR="004972E2" w:rsidRPr="006A738C">
        <w:t xml:space="preserve">), suggesting </w:t>
      </w:r>
      <w:r w:rsidR="004972E2" w:rsidRPr="006A738C">
        <w:rPr>
          <w:i/>
        </w:rPr>
        <w:t>rps10</w:t>
      </w:r>
      <w:r w:rsidR="004972E2" w:rsidRPr="006A738C">
        <w:t xml:space="preserve"> sequences from different taxa </w:t>
      </w:r>
      <w:ins w:id="108" w:author="Zachary Foster" w:date="2022-03-22T22:40:00Z">
        <w:r w:rsidR="00BC3763" w:rsidRPr="00BC3763">
          <w:t>are generally more divergent</w:t>
        </w:r>
      </w:ins>
      <w:del w:id="109" w:author="Zachary Foster" w:date="2022-03-22T22:40:00Z">
        <w:r w:rsidR="004972E2" w:rsidRPr="006A738C" w:rsidDel="00BC3763">
          <w:delText xml:space="preserve">are generally more diverged from each </w:delText>
        </w:r>
        <w:r w:rsidR="005D3C91" w:rsidRPr="006A738C" w:rsidDel="00BC3763">
          <w:delText>other</w:delText>
        </w:r>
      </w:del>
      <w:r w:rsidR="005D3C91" w:rsidRPr="006A738C">
        <w:t xml:space="preserve"> </w:t>
      </w:r>
      <w:r w:rsidR="004972E2" w:rsidRPr="006A738C">
        <w:t>than in similar comparisons for ITS1.</w:t>
      </w:r>
      <w:r w:rsidR="00C20A78" w:rsidRPr="006A738C">
        <w:t xml:space="preserve"> </w:t>
      </w:r>
      <w:r w:rsidR="00453F5D" w:rsidRPr="006A738C">
        <w:t xml:space="preserve">Overall, </w:t>
      </w:r>
      <w:r w:rsidR="00453F5D" w:rsidRPr="006222D5">
        <w:rPr>
          <w:i/>
          <w:iCs/>
        </w:rPr>
        <w:t>rps10</w:t>
      </w:r>
      <w:r w:rsidR="006D6BCA" w:rsidRPr="006A738C">
        <w:t xml:space="preserve"> reference sequences </w:t>
      </w:r>
      <w:r w:rsidR="00453F5D" w:rsidRPr="006A738C">
        <w:t>exhibited more polymorphic sites among the most similar inter-species pairwise comparisons than ITS1</w:t>
      </w:r>
      <w:r w:rsidR="006D6BCA" w:rsidRPr="006A738C">
        <w:t xml:space="preserve"> sequences and were </w:t>
      </w:r>
      <w:r w:rsidR="00143731">
        <w:t xml:space="preserve">overall </w:t>
      </w:r>
      <w:r w:rsidR="006D6BCA" w:rsidRPr="006A738C">
        <w:t xml:space="preserve">more </w:t>
      </w:r>
      <w:r w:rsidR="006222D5">
        <w:t>polymorphic</w:t>
      </w:r>
      <w:r w:rsidR="0072785D" w:rsidRPr="006A738C">
        <w:t>.</w:t>
      </w:r>
    </w:p>
    <w:p w14:paraId="0000004E" w14:textId="77777777" w:rsidR="00096B6A" w:rsidRPr="006A738C" w:rsidRDefault="00096B6A" w:rsidP="00661F0B">
      <w:pPr>
        <w:spacing w:line="480" w:lineRule="auto"/>
        <w:ind w:firstLine="720"/>
      </w:pPr>
      <w:bookmarkStart w:id="110" w:name="_heading=h.2cbuj4j78bog" w:colFirst="0" w:colLast="0"/>
      <w:bookmarkEnd w:id="110"/>
    </w:p>
    <w:p w14:paraId="0000004F" w14:textId="5604A838" w:rsidR="00096B6A" w:rsidRPr="006A738C" w:rsidRDefault="00FF6901" w:rsidP="00661F0B">
      <w:pPr>
        <w:spacing w:line="480" w:lineRule="auto"/>
        <w:rPr>
          <w:b/>
          <w:color w:val="000000"/>
        </w:rPr>
      </w:pPr>
      <w:r w:rsidRPr="006A738C">
        <w:rPr>
          <w:b/>
          <w:color w:val="000000"/>
        </w:rPr>
        <w:t xml:space="preserve">4. </w:t>
      </w:r>
      <w:r w:rsidR="00D8220A" w:rsidRPr="006A738C">
        <w:rPr>
          <w:b/>
          <w:color w:val="000000"/>
        </w:rPr>
        <w:t>DISCUSSION</w:t>
      </w:r>
    </w:p>
    <w:p w14:paraId="415351A0" w14:textId="77777777" w:rsidR="001B4BDD" w:rsidRPr="006A738C" w:rsidRDefault="001B4BDD" w:rsidP="00661F0B">
      <w:pPr>
        <w:spacing w:line="480" w:lineRule="auto"/>
        <w:rPr>
          <w:color w:val="000000"/>
        </w:rPr>
      </w:pPr>
    </w:p>
    <w:p w14:paraId="00000051" w14:textId="72E62993" w:rsidR="00096B6A" w:rsidRPr="006A738C" w:rsidRDefault="00CD5D5B" w:rsidP="00661F0B">
      <w:pPr>
        <w:spacing w:line="480" w:lineRule="auto"/>
      </w:pPr>
      <w:r w:rsidRPr="006A738C">
        <w:t xml:space="preserve">Effective methods for studying microbial communities without the need for culturing and manual identification have greatly increased </w:t>
      </w:r>
      <w:r w:rsidR="00717F09" w:rsidRPr="006A738C">
        <w:t xml:space="preserve">our </w:t>
      </w:r>
      <w:r w:rsidRPr="006A738C">
        <w:t xml:space="preserve">understanding of bacterial and fungal </w:t>
      </w:r>
      <w:r w:rsidR="00AD5ECA" w:rsidRPr="006A738C">
        <w:t>ecology</w:t>
      </w:r>
      <w:r w:rsidRPr="006A738C">
        <w:t xml:space="preserve">, but methods for studying oomycetes are still </w:t>
      </w:r>
      <w:r w:rsidR="00717F09" w:rsidRPr="006A738C">
        <w:t>in need of further</w:t>
      </w:r>
      <w:r w:rsidRPr="006A738C">
        <w:t xml:space="preserve"> develop</w:t>
      </w:r>
      <w:r w:rsidR="00717F09" w:rsidRPr="006A738C">
        <w:t>ment</w:t>
      </w:r>
      <w:r w:rsidRPr="006A738C">
        <w:t>.</w:t>
      </w:r>
      <w:r w:rsidR="006C1FC5" w:rsidRPr="006A738C">
        <w:t xml:space="preserve"> Metabarcoding is one such method, but it require</w:t>
      </w:r>
      <w:r w:rsidR="00B5625C" w:rsidRPr="006A738C">
        <w:t>s</w:t>
      </w:r>
      <w:r w:rsidR="006C1FC5" w:rsidRPr="006A738C">
        <w:t xml:space="preserve"> a locus and associated primers with particular characteristics, including species-level taxonomic resolution, minimal length variation, the ability to amplify all target organisms, and minimal non-target amplification. The ITS1 locus is a popular choice for oomycete metabarcoding but suffers from limited taxonomic resolution and large variations in length. In addition, currently used primers targeting oomycetes often amplify </w:t>
      </w:r>
      <w:r w:rsidR="00D1388C">
        <w:t>non-target</w:t>
      </w:r>
      <w:r w:rsidR="006C1FC5" w:rsidRPr="006A738C">
        <w:t xml:space="preserve"> organisms as well. Here, we propose the </w:t>
      </w:r>
      <w:r w:rsidR="006C1FC5" w:rsidRPr="006A738C">
        <w:rPr>
          <w:i/>
          <w:iCs/>
        </w:rPr>
        <w:t>rps10</w:t>
      </w:r>
      <w:r w:rsidR="006C1FC5" w:rsidRPr="006A738C">
        <w:t xml:space="preserve"> </w:t>
      </w:r>
      <w:r w:rsidR="006C1FC5" w:rsidRPr="006A738C">
        <w:lastRenderedPageBreak/>
        <w:t>locus as a suitable metabarcoding locus for oomyc</w:t>
      </w:r>
      <w:r w:rsidR="00422A2F" w:rsidRPr="006A738C">
        <w:t>etes and provide primers that produce an amplicon suitable for use with the Illumina MiSeq.</w:t>
      </w:r>
      <w:r w:rsidR="006C1FC5" w:rsidRPr="006A738C">
        <w:t xml:space="preserve"> </w:t>
      </w:r>
      <w:r w:rsidR="00621FDD" w:rsidRPr="006A738C">
        <w:t xml:space="preserve">Overall, </w:t>
      </w:r>
      <w:r w:rsidR="00780469" w:rsidRPr="006A738C">
        <w:t xml:space="preserve">our results suggest </w:t>
      </w:r>
      <w:r w:rsidR="00621FDD" w:rsidRPr="006A738C">
        <w:t xml:space="preserve">the </w:t>
      </w:r>
      <w:r w:rsidR="00621FDD" w:rsidRPr="006A738C">
        <w:rPr>
          <w:i/>
          <w:iCs/>
        </w:rPr>
        <w:t>rps10</w:t>
      </w:r>
      <w:r w:rsidR="00621FDD" w:rsidRPr="006A738C">
        <w:t xml:space="preserve"> metabarcod</w:t>
      </w:r>
      <w:r w:rsidR="00F155C4" w:rsidRPr="006A738C">
        <w:t>ing method</w:t>
      </w:r>
      <w:r w:rsidR="00780469" w:rsidRPr="006A738C">
        <w:t xml:space="preserve"> results in less non-target amplification</w:t>
      </w:r>
      <w:r w:rsidR="00FC537E" w:rsidRPr="006A738C">
        <w:t xml:space="preserve"> and </w:t>
      </w:r>
      <w:r w:rsidR="00780469" w:rsidRPr="006A738C">
        <w:t xml:space="preserve">has better taxonomic </w:t>
      </w:r>
      <w:r w:rsidR="00621FDD" w:rsidRPr="006A738C">
        <w:t xml:space="preserve">resolution </w:t>
      </w:r>
      <w:r w:rsidR="00FC537E" w:rsidRPr="006A738C">
        <w:t xml:space="preserve">than the </w:t>
      </w:r>
      <w:r w:rsidR="0043245C" w:rsidRPr="006A738C">
        <w:t xml:space="preserve">ITS1 </w:t>
      </w:r>
      <w:r w:rsidR="00F155C4" w:rsidRPr="006A738C">
        <w:t>method</w:t>
      </w:r>
      <w:r w:rsidR="00DC1AD2" w:rsidRPr="006A738C">
        <w:t xml:space="preserve"> tested</w:t>
      </w:r>
      <w:r w:rsidR="008847BF">
        <w:t xml:space="preserve"> and is best suited for </w:t>
      </w:r>
      <w:r w:rsidR="00AE50F1">
        <w:t>the preferred</w:t>
      </w:r>
      <w:r w:rsidR="008847BF">
        <w:t xml:space="preserve"> ASV</w:t>
      </w:r>
      <w:r w:rsidR="00852DF8">
        <w:t>-based</w:t>
      </w:r>
      <w:r w:rsidR="008847BF">
        <w:t xml:space="preserve"> rather than OTU-based analysis</w:t>
      </w:r>
      <w:r w:rsidR="00780469" w:rsidRPr="006A738C">
        <w:t>.</w:t>
      </w:r>
      <w:r w:rsidR="00056E31">
        <w:t xml:space="preserve"> </w:t>
      </w:r>
    </w:p>
    <w:p w14:paraId="65B95E68" w14:textId="5F420868" w:rsidR="001B4BDD" w:rsidRPr="006A738C" w:rsidRDefault="001B4BDD" w:rsidP="00661F0B">
      <w:pPr>
        <w:spacing w:line="480" w:lineRule="auto"/>
      </w:pPr>
    </w:p>
    <w:p w14:paraId="03496543" w14:textId="4755D67F" w:rsidR="00AD5ECA" w:rsidRPr="006A738C" w:rsidRDefault="00451D8E" w:rsidP="00661F0B">
      <w:pPr>
        <w:spacing w:line="480" w:lineRule="auto"/>
        <w:rPr>
          <w:i/>
          <w:iCs/>
        </w:rPr>
      </w:pPr>
      <w:r w:rsidRPr="006A738C">
        <w:rPr>
          <w:i/>
          <w:iCs/>
        </w:rPr>
        <w:t>Taxonomic specificity</w:t>
      </w:r>
    </w:p>
    <w:p w14:paraId="3C307665" w14:textId="77777777" w:rsidR="00AD5ECA" w:rsidRPr="006A738C" w:rsidRDefault="00AD5ECA" w:rsidP="00661F0B">
      <w:pPr>
        <w:spacing w:line="480" w:lineRule="auto"/>
      </w:pPr>
    </w:p>
    <w:p w14:paraId="41E776C8" w14:textId="252B98C5" w:rsidR="00F05027" w:rsidRPr="006A738C" w:rsidRDefault="00B316EB" w:rsidP="00661F0B">
      <w:pPr>
        <w:spacing w:line="480" w:lineRule="auto"/>
      </w:pPr>
      <w:r w:rsidRPr="006A738C">
        <w:t>Simulated PCR of</w:t>
      </w:r>
      <w:r w:rsidR="00FC537E" w:rsidRPr="006A738C">
        <w:t xml:space="preserve"> </w:t>
      </w:r>
      <w:r w:rsidRPr="006A738C">
        <w:rPr>
          <w:i/>
          <w:iCs/>
        </w:rPr>
        <w:t>rps10</w:t>
      </w:r>
      <w:r w:rsidRPr="006A738C">
        <w:t xml:space="preserve"> reference sequences </w:t>
      </w:r>
      <w:ins w:id="111" w:author="Zachary Foster" w:date="2022-03-22T22:41:00Z">
        <w:r w:rsidR="00BC3763" w:rsidRPr="00BC3763">
          <w:t>predicted</w:t>
        </w:r>
      </w:ins>
      <w:del w:id="112" w:author="Zachary Foster" w:date="2022-03-22T22:41:00Z">
        <w:r w:rsidRPr="006A738C" w:rsidDel="00BC3763">
          <w:delText>show</w:delText>
        </w:r>
        <w:r w:rsidR="00000F3E" w:rsidRPr="006A738C" w:rsidDel="00BC3763">
          <w:delText>ed</w:delText>
        </w:r>
      </w:del>
      <w:r w:rsidRPr="006A738C">
        <w:t xml:space="preserve"> that all 121 oomycete sequences tested</w:t>
      </w:r>
      <w:r w:rsidR="00422A2F" w:rsidRPr="006A738C">
        <w:t>,</w:t>
      </w:r>
      <w:r w:rsidR="00AC26BE" w:rsidRPr="006A738C">
        <w:t xml:space="preserve"> representing </w:t>
      </w:r>
      <w:r w:rsidR="00422A2F" w:rsidRPr="006A738C">
        <w:t>16</w:t>
      </w:r>
      <w:r w:rsidR="00AC26BE" w:rsidRPr="006A738C">
        <w:t xml:space="preserve"> genera</w:t>
      </w:r>
      <w:r w:rsidR="00422A2F" w:rsidRPr="006A738C">
        <w:t>,</w:t>
      </w:r>
      <w:r w:rsidRPr="006A738C">
        <w:t xml:space="preserve"> should be amplified by the proposed primers and that </w:t>
      </w:r>
      <w:ins w:id="113" w:author="Zachary Foster" w:date="2022-03-22T22:42:00Z">
        <w:r w:rsidR="00BC3763" w:rsidRPr="00BC3763">
          <w:t>all non-target taxa tested</w:t>
        </w:r>
      </w:ins>
      <w:del w:id="114" w:author="Zachary Foster" w:date="2022-03-22T22:42:00Z">
        <w:r w:rsidRPr="006A738C" w:rsidDel="00BC3763">
          <w:delText xml:space="preserve">non-target </w:delText>
        </w:r>
        <w:r w:rsidR="00A83933" w:rsidRPr="006A738C" w:rsidDel="00BC3763">
          <w:delText>taxa</w:delText>
        </w:r>
      </w:del>
      <w:r w:rsidRPr="006A738C">
        <w:t xml:space="preserve">, </w:t>
      </w:r>
      <w:r w:rsidR="004E0C89" w:rsidRPr="006A738C">
        <w:t>including</w:t>
      </w:r>
      <w:r w:rsidRPr="006A738C">
        <w:t xml:space="preserve"> non-</w:t>
      </w:r>
      <w:r w:rsidR="008C0EAA" w:rsidRPr="006A738C">
        <w:t>oomycete</w:t>
      </w:r>
      <w:r w:rsidRPr="006A738C">
        <w:t xml:space="preserve"> stramenopiles, should not be amplified</w:t>
      </w:r>
      <w:r w:rsidR="00B5625C" w:rsidRPr="006A738C">
        <w:t xml:space="preserve"> (Figure 2)</w:t>
      </w:r>
      <w:r w:rsidRPr="006A738C">
        <w:t xml:space="preserve">. </w:t>
      </w:r>
      <w:r w:rsidR="00C968BA" w:rsidRPr="006A738C">
        <w:t>Taxa amplified</w:t>
      </w:r>
      <w:r w:rsidRPr="006A738C">
        <w:t xml:space="preserve"> includ</w:t>
      </w:r>
      <w:r w:rsidR="00C968BA" w:rsidRPr="006A738C">
        <w:t>e</w:t>
      </w:r>
      <w:r w:rsidRPr="006A738C">
        <w:t xml:space="preserve"> species of global and economic concern </w:t>
      </w:r>
      <w:r w:rsidR="004E0C89" w:rsidRPr="006A738C">
        <w:t>belonging to</w:t>
      </w:r>
      <w:r w:rsidR="002E452C" w:rsidRPr="006A738C">
        <w:t xml:space="preserve"> </w:t>
      </w:r>
      <w:r w:rsidR="008C7237">
        <w:t xml:space="preserve">the </w:t>
      </w:r>
      <w:r w:rsidR="002E452C" w:rsidRPr="006A738C">
        <w:t>Saprolegniaceae and Peronosporaceae</w:t>
      </w:r>
      <w:r w:rsidR="00422A2F" w:rsidRPr="006A738C">
        <w:t xml:space="preserve">, such as </w:t>
      </w:r>
      <w:r w:rsidR="00422A2F" w:rsidRPr="006A738C">
        <w:rPr>
          <w:i/>
          <w:iCs/>
        </w:rPr>
        <w:t>Aphanomyces euteiches</w:t>
      </w:r>
      <w:r w:rsidR="00422A2F" w:rsidRPr="006A738C">
        <w:t xml:space="preserve">, </w:t>
      </w:r>
      <w:r w:rsidR="00422A2F" w:rsidRPr="006A738C">
        <w:rPr>
          <w:i/>
          <w:iCs/>
        </w:rPr>
        <w:t>Phytophthora</w:t>
      </w:r>
      <w:r w:rsidR="00B70E4F" w:rsidRPr="006A738C">
        <w:rPr>
          <w:i/>
          <w:iCs/>
        </w:rPr>
        <w:t xml:space="preserve"> </w:t>
      </w:r>
      <w:r w:rsidR="00422A2F" w:rsidRPr="006A738C">
        <w:rPr>
          <w:i/>
          <w:iCs/>
        </w:rPr>
        <w:t>cinnamomi</w:t>
      </w:r>
      <w:r w:rsidR="00422A2F" w:rsidRPr="006A738C">
        <w:t xml:space="preserve">, </w:t>
      </w:r>
      <w:r w:rsidR="00B70E4F" w:rsidRPr="006A738C">
        <w:t xml:space="preserve">and </w:t>
      </w:r>
      <w:r w:rsidR="00B70E4F" w:rsidRPr="006A738C">
        <w:rPr>
          <w:i/>
          <w:iCs/>
        </w:rPr>
        <w:t>Phytophthora infestans</w:t>
      </w:r>
      <w:r w:rsidR="002E452C" w:rsidRPr="006A738C">
        <w:t xml:space="preserve">. We did not compare the </w:t>
      </w:r>
      <w:r w:rsidR="002E452C" w:rsidRPr="006A738C">
        <w:rPr>
          <w:i/>
          <w:iCs/>
        </w:rPr>
        <w:t>rps10</w:t>
      </w:r>
      <w:r w:rsidR="002E452C" w:rsidRPr="006A738C">
        <w:t xml:space="preserve"> </w:t>
      </w:r>
      <w:r w:rsidR="0066693F" w:rsidRPr="006A738C">
        <w:t>and</w:t>
      </w:r>
      <w:r w:rsidR="002E452C" w:rsidRPr="006A738C">
        <w:t xml:space="preserve"> ITS1 method</w:t>
      </w:r>
      <w:r w:rsidR="0066693F" w:rsidRPr="006A738C">
        <w:t>s</w:t>
      </w:r>
      <w:r w:rsidR="002E452C" w:rsidRPr="006A738C">
        <w:t xml:space="preserve"> using simulated PCR because ITS1 sequences </w:t>
      </w:r>
      <w:r w:rsidR="00AC26BE" w:rsidRPr="006A738C">
        <w:t>that included both</w:t>
      </w:r>
      <w:r w:rsidR="002E452C" w:rsidRPr="006A738C">
        <w:t xml:space="preserve"> primer binding sites for many of the species tested in </w:t>
      </w:r>
      <w:r w:rsidR="00AC26BE" w:rsidRPr="006A738C">
        <w:t>this</w:t>
      </w:r>
      <w:r w:rsidR="002E452C" w:rsidRPr="006A738C">
        <w:t xml:space="preserve"> analysis are not publicly available. This is probably because </w:t>
      </w:r>
      <w:r w:rsidR="00B5625C" w:rsidRPr="006A738C">
        <w:t>many</w:t>
      </w:r>
      <w:r w:rsidR="002E452C" w:rsidRPr="006A738C">
        <w:t xml:space="preserve"> ITS1 reference sequences are produced with at least one of the primers we used</w:t>
      </w:r>
      <w:r w:rsidR="00B70E4F" w:rsidRPr="006A738C">
        <w:t xml:space="preserve"> </w:t>
      </w:r>
      <w:r w:rsidR="0066693F" w:rsidRPr="006A738C">
        <w:t xml:space="preserve">(or primers binding to the same region) </w:t>
      </w:r>
      <w:r w:rsidR="00B70E4F" w:rsidRPr="006A738C">
        <w:t>and therefore do not include the primer binding sites</w:t>
      </w:r>
      <w:r w:rsidR="002E452C" w:rsidRPr="006A738C">
        <w:t xml:space="preserve"> (Bellemain et al., 2010). However, our </w:t>
      </w:r>
      <w:r w:rsidR="00C968BA" w:rsidRPr="006A738C">
        <w:t xml:space="preserve">analysis of </w:t>
      </w:r>
      <w:r w:rsidR="00FC537E" w:rsidRPr="006A738C">
        <w:t>MiSeq</w:t>
      </w:r>
      <w:r w:rsidR="002E452C" w:rsidRPr="006A738C">
        <w:t xml:space="preserve"> </w:t>
      </w:r>
      <w:r w:rsidR="00C968BA" w:rsidRPr="006A738C">
        <w:t>data from diverse environmental samples</w:t>
      </w:r>
      <w:r w:rsidR="002E452C" w:rsidRPr="006A738C">
        <w:t xml:space="preserve"> </w:t>
      </w:r>
      <w:r w:rsidR="00C968BA" w:rsidRPr="006A738C">
        <w:t>suggested</w:t>
      </w:r>
      <w:r w:rsidR="002E452C" w:rsidRPr="006A738C">
        <w:t xml:space="preserve"> that the </w:t>
      </w:r>
      <w:r w:rsidR="008C0EAA" w:rsidRPr="006A738C">
        <w:rPr>
          <w:i/>
          <w:iCs/>
        </w:rPr>
        <w:t>rps10</w:t>
      </w:r>
      <w:r w:rsidR="002E452C" w:rsidRPr="006A738C">
        <w:t xml:space="preserve"> method produce</w:t>
      </w:r>
      <w:r w:rsidR="00FC537E" w:rsidRPr="006A738C">
        <w:t>d</w:t>
      </w:r>
      <w:r w:rsidR="002E452C" w:rsidRPr="006A738C">
        <w:t xml:space="preserve"> substantially </w:t>
      </w:r>
      <w:r w:rsidR="008C0EAA" w:rsidRPr="006A738C">
        <w:t>less</w:t>
      </w:r>
      <w:r w:rsidR="002E452C" w:rsidRPr="006A738C">
        <w:t xml:space="preserve"> non-target amplification than the </w:t>
      </w:r>
      <w:r w:rsidR="008C0EAA" w:rsidRPr="006A738C">
        <w:t xml:space="preserve">ITS1 </w:t>
      </w:r>
      <w:r w:rsidR="002E452C" w:rsidRPr="006A738C">
        <w:t>method</w:t>
      </w:r>
      <w:r w:rsidR="001B389D" w:rsidRPr="006A738C">
        <w:t xml:space="preserve"> in terms of the</w:t>
      </w:r>
      <w:r w:rsidR="00000F3E" w:rsidRPr="006A738C">
        <w:t xml:space="preserve"> proportion of non-target </w:t>
      </w:r>
      <w:r w:rsidR="00B70E4F" w:rsidRPr="006A738C">
        <w:t>reads</w:t>
      </w:r>
      <w:r w:rsidR="00000F3E" w:rsidRPr="006A738C">
        <w:t>, ASVs, and OTUs</w:t>
      </w:r>
      <w:r w:rsidR="00B5625C" w:rsidRPr="006A738C">
        <w:t xml:space="preserve"> (Figure 3)</w:t>
      </w:r>
      <w:r w:rsidR="00000F3E" w:rsidRPr="006A738C">
        <w:t>.</w:t>
      </w:r>
      <w:r w:rsidR="00C74A06" w:rsidRPr="006A738C">
        <w:t xml:space="preserve"> </w:t>
      </w:r>
      <w:r w:rsidR="00534C3A" w:rsidRPr="006A738C">
        <w:t>T</w:t>
      </w:r>
      <w:r w:rsidR="00AC26BE" w:rsidRPr="006A738C">
        <w:t xml:space="preserve">he unique order of tRNAs flanking the </w:t>
      </w:r>
      <w:r w:rsidR="00AC26BE" w:rsidRPr="008C7237">
        <w:rPr>
          <w:i/>
          <w:iCs/>
        </w:rPr>
        <w:t>rps10</w:t>
      </w:r>
      <w:r w:rsidR="00AC26BE" w:rsidRPr="006A738C">
        <w:t xml:space="preserve"> gene is likely responsible for this level of amplification specificity</w:t>
      </w:r>
      <w:r w:rsidR="00B5625C" w:rsidRPr="006A738C">
        <w:t xml:space="preserve"> (Figure 1)</w:t>
      </w:r>
      <w:r w:rsidR="00AC26BE" w:rsidRPr="006A738C">
        <w:t xml:space="preserve">. </w:t>
      </w:r>
      <w:r w:rsidR="00C74A06" w:rsidRPr="006A738C">
        <w:t>The</w:t>
      </w:r>
      <w:r w:rsidR="00000F3E" w:rsidRPr="006A738C">
        <w:t xml:space="preserve"> non-target sequences </w:t>
      </w:r>
      <w:r w:rsidR="00FC537E" w:rsidRPr="006A738C">
        <w:t xml:space="preserve">from ITS1 </w:t>
      </w:r>
      <w:r w:rsidR="00000F3E" w:rsidRPr="006A738C">
        <w:t>were nearly all assigned to fungi</w:t>
      </w:r>
      <w:r w:rsidR="00C74A06" w:rsidRPr="006A738C">
        <w:t xml:space="preserve"> (84.8% of ASVs, 36.3% of reads)</w:t>
      </w:r>
      <w:r w:rsidR="006E114B" w:rsidRPr="006A738C">
        <w:t xml:space="preserve">, which </w:t>
      </w:r>
      <w:r w:rsidR="006E114B" w:rsidRPr="006A738C">
        <w:lastRenderedPageBreak/>
        <w:t xml:space="preserve">conforms to </w:t>
      </w:r>
      <w:r w:rsidR="00B46CE4" w:rsidRPr="006A738C">
        <w:t xml:space="preserve">the </w:t>
      </w:r>
      <w:r w:rsidR="006E114B" w:rsidRPr="006A738C">
        <w:t xml:space="preserve">results of other studies </w:t>
      </w:r>
      <w:r w:rsidR="006E114B" w:rsidRPr="006A738C">
        <w:fldChar w:fldCharType="begin"/>
      </w:r>
      <w:r w:rsidR="002D2C82">
        <w:instrText xml:space="preserve"> ADDIN ZOTERO_ITEM CSL_CITATION {"citationID":"sF0fNGXw","properties":{"formattedCitation":"(Coince et al., 2013)","plainCitation":"(Coince et al., 2013)","noteIndex":0},"citationItems":[{"id":"qwswFzrb/kIXmleYA","uris":["http://zotero.org/users/116661/items/AGYYMRJJ"],"itemData":{"id":"QhNq46aN/oDdDtgYB","type":"article-journal","container-title":"Fungal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6E114B" w:rsidRPr="006A738C">
        <w:fldChar w:fldCharType="separate"/>
      </w:r>
      <w:r w:rsidR="006E114B" w:rsidRPr="006A738C">
        <w:t>(Coince et al., 2013)</w:t>
      </w:r>
      <w:r w:rsidR="006E114B" w:rsidRPr="006A738C">
        <w:fldChar w:fldCharType="end"/>
      </w:r>
      <w:r w:rsidR="006E114B" w:rsidRPr="006A738C">
        <w:t xml:space="preserve">. </w:t>
      </w:r>
      <w:r w:rsidR="00534C3A" w:rsidRPr="006A738C">
        <w:t xml:space="preserve">Although Sapkota and </w:t>
      </w:r>
      <w:r w:rsidR="00534C3A" w:rsidRPr="006A738C">
        <w:rPr>
          <w:noProof/>
        </w:rPr>
        <w:t>Nicolaisen</w:t>
      </w:r>
      <w:r w:rsidR="00534C3A" w:rsidRPr="006A738C">
        <w:t xml:space="preserve"> </w:t>
      </w:r>
      <w:r w:rsidR="00534C3A" w:rsidRPr="006A738C">
        <w:fldChar w:fldCharType="begin"/>
      </w:r>
      <w:r w:rsidR="002D2C82">
        <w:instrText xml:space="preserve"> ADDIN ZOTERO_ITEM CSL_CITATION {"citationID":"lff7bFk0","properties":{"formattedCitation":"(2015)","plainCitation":"(2015)","noteIndex":0},"citationItems":[{"id":"qwswFzrb/x44vn9SF","uris":["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534C3A" w:rsidRPr="006A738C">
        <w:fldChar w:fldCharType="separate"/>
      </w:r>
      <w:r w:rsidR="00534C3A" w:rsidRPr="006A738C">
        <w:rPr>
          <w:noProof/>
        </w:rPr>
        <w:t>(2015)</w:t>
      </w:r>
      <w:r w:rsidR="00534C3A" w:rsidRPr="006A738C">
        <w:fldChar w:fldCharType="end"/>
      </w:r>
      <w:r w:rsidR="00534C3A" w:rsidRPr="006A738C">
        <w:t xml:space="preserve"> suggests increasing annealing temperature as a solution, we still observed much non-target amplification using the ITS1 method at several annealing temperatures (data not shown). </w:t>
      </w:r>
      <w:r w:rsidR="006E114B" w:rsidRPr="006A738C">
        <w:t>M</w:t>
      </w:r>
      <w:r w:rsidR="00000F3E" w:rsidRPr="006A738C">
        <w:t xml:space="preserve">ost of the non-target sequences </w:t>
      </w:r>
      <w:r w:rsidR="00FC537E" w:rsidRPr="006A738C">
        <w:t xml:space="preserve">from </w:t>
      </w:r>
      <w:r w:rsidR="00FC537E" w:rsidRPr="006A738C">
        <w:rPr>
          <w:i/>
          <w:iCs/>
        </w:rPr>
        <w:t>rps10</w:t>
      </w:r>
      <w:r w:rsidR="00FC537E" w:rsidRPr="006A738C">
        <w:t xml:space="preserve"> </w:t>
      </w:r>
      <w:r w:rsidR="00000F3E" w:rsidRPr="006A738C">
        <w:t>had no close match to any sequence in the NCBI nucleotide database</w:t>
      </w:r>
      <w:r w:rsidR="00C74A06" w:rsidRPr="006A738C">
        <w:t xml:space="preserve"> (12</w:t>
      </w:r>
      <w:r w:rsidR="006E114B" w:rsidRPr="006A738C">
        <w:t>.1</w:t>
      </w:r>
      <w:r w:rsidR="00C74A06" w:rsidRPr="006A738C">
        <w:t xml:space="preserve">% of ASVs, </w:t>
      </w:r>
      <w:r w:rsidR="006E114B" w:rsidRPr="006A738C">
        <w:t>0.2% of reads</w:t>
      </w:r>
      <w:r w:rsidR="00C74A06" w:rsidRPr="006A738C">
        <w:t>)</w:t>
      </w:r>
      <w:r w:rsidR="00000F3E" w:rsidRPr="006A738C">
        <w:t>.</w:t>
      </w:r>
      <w:r w:rsidR="00B70E4F" w:rsidRPr="006A738C">
        <w:t xml:space="preserve"> These unknown sequences tended to be low abundance, short, and highly dissimilar to </w:t>
      </w:r>
      <w:r w:rsidR="00B70E4F" w:rsidRPr="008C7237">
        <w:rPr>
          <w:i/>
          <w:iCs/>
        </w:rPr>
        <w:t>rps10</w:t>
      </w:r>
      <w:r w:rsidR="00B70E4F" w:rsidRPr="006A738C">
        <w:t xml:space="preserve"> reference sequences, suggesting they may be erroneous.</w:t>
      </w:r>
      <w:r w:rsidR="00000F3E" w:rsidRPr="006A738C">
        <w:t xml:space="preserve"> </w:t>
      </w:r>
      <w:r w:rsidR="00F34C35" w:rsidRPr="006A738C">
        <w:t>The</w:t>
      </w:r>
      <w:r w:rsidR="004607F3" w:rsidRPr="006A738C">
        <w:t xml:space="preserve"> </w:t>
      </w:r>
      <w:r w:rsidR="006E114B" w:rsidRPr="006A738C">
        <w:t>minimal</w:t>
      </w:r>
      <w:r w:rsidR="004607F3" w:rsidRPr="006A738C">
        <w:t xml:space="preserve"> </w:t>
      </w:r>
      <w:r w:rsidR="00F34C35" w:rsidRPr="006A738C">
        <w:t xml:space="preserve">non-target amplification </w:t>
      </w:r>
      <w:r w:rsidR="00835229" w:rsidRPr="006A738C">
        <w:t>of</w:t>
      </w:r>
      <w:r w:rsidR="00F34C35" w:rsidRPr="006A738C">
        <w:t xml:space="preserve"> the </w:t>
      </w:r>
      <w:r w:rsidR="00F34C35" w:rsidRPr="006A738C">
        <w:rPr>
          <w:i/>
          <w:iCs/>
        </w:rPr>
        <w:t>rps1</w:t>
      </w:r>
      <w:r w:rsidR="00835229" w:rsidRPr="006A738C">
        <w:rPr>
          <w:i/>
          <w:iCs/>
        </w:rPr>
        <w:t>0</w:t>
      </w:r>
      <w:r w:rsidR="00835229" w:rsidRPr="006A738C">
        <w:t xml:space="preserve"> </w:t>
      </w:r>
      <w:r w:rsidR="006E114B" w:rsidRPr="006A738C">
        <w:t xml:space="preserve">method </w:t>
      </w:r>
      <w:r w:rsidR="00835229" w:rsidRPr="006A738C">
        <w:t xml:space="preserve">should result in more efficient use of sequencing throughput, making it possible to sequence </w:t>
      </w:r>
      <w:r w:rsidR="009A3837" w:rsidRPr="006A738C">
        <w:t>communities in which oomycetes are rare relative to other organisms like fungi.</w:t>
      </w:r>
    </w:p>
    <w:p w14:paraId="20EDF642" w14:textId="67C4A567" w:rsidR="00000F3E" w:rsidRPr="006A738C" w:rsidRDefault="00000F3E" w:rsidP="00661F0B">
      <w:pPr>
        <w:spacing w:line="480" w:lineRule="auto"/>
      </w:pPr>
      <w:r w:rsidRPr="006A738C">
        <w:t xml:space="preserve"> </w:t>
      </w:r>
    </w:p>
    <w:p w14:paraId="2F750BA8" w14:textId="39897494" w:rsidR="00AD5ECA" w:rsidRPr="006A738C" w:rsidRDefault="001F7ED1" w:rsidP="00661F0B">
      <w:pPr>
        <w:spacing w:line="480" w:lineRule="auto"/>
      </w:pPr>
      <w:r w:rsidRPr="006A738C">
        <w:t xml:space="preserve">Sequencing of a mock community using both methods </w:t>
      </w:r>
      <w:r w:rsidR="002F4BCF" w:rsidRPr="006A738C">
        <w:t>suggest</w:t>
      </w:r>
      <w:r w:rsidRPr="006A738C">
        <w:t xml:space="preserve"> </w:t>
      </w:r>
      <w:r w:rsidR="002F4BCF" w:rsidRPr="006A738C">
        <w:t xml:space="preserve">they perform equally well at generating the correct sequences, but </w:t>
      </w:r>
      <w:r w:rsidRPr="006A738C">
        <w:t xml:space="preserve">that the </w:t>
      </w:r>
      <w:r w:rsidRPr="006A738C">
        <w:rPr>
          <w:i/>
          <w:iCs/>
        </w:rPr>
        <w:t>rps10</w:t>
      </w:r>
      <w:r w:rsidRPr="006A738C">
        <w:t xml:space="preserve"> method is better able </w:t>
      </w:r>
      <w:r w:rsidR="002F4BCF" w:rsidRPr="006A738C">
        <w:t>to generate correct taxonomic classifications</w:t>
      </w:r>
      <w:r w:rsidR="00B5625C" w:rsidRPr="006A738C">
        <w:t xml:space="preserve">. </w:t>
      </w:r>
      <w:r w:rsidR="002F4BCF" w:rsidRPr="006A738C">
        <w:t xml:space="preserve">Both methods produced amplicons that perfectly matched 21 of the 24 mock community species and all 24 when a single base pair mismatch was </w:t>
      </w:r>
      <w:r w:rsidR="00B46CE4" w:rsidRPr="006A738C">
        <w:t>tolerated (</w:t>
      </w:r>
      <w:r w:rsidR="00B5625C" w:rsidRPr="006A738C">
        <w:t>Table 3)</w:t>
      </w:r>
      <w:r w:rsidR="002F4BCF" w:rsidRPr="006A738C">
        <w:t>. The ITS1 method produced a slightly greater proportion of ASVs matching mock community members (</w:t>
      </w:r>
      <w:r w:rsidR="00AF263C" w:rsidRPr="006A738C">
        <w:t>73.3%</w:t>
      </w:r>
      <w:r w:rsidR="002F4BCF" w:rsidRPr="006A738C">
        <w:t xml:space="preserve"> vs.</w:t>
      </w:r>
      <w:r w:rsidR="00AF263C" w:rsidRPr="006A738C">
        <w:t xml:space="preserve"> 62.5%</w:t>
      </w:r>
      <w:r w:rsidR="002F4BCF" w:rsidRPr="006A738C">
        <w:t>), but for both methods correct ASVs accounted for &gt;99% of the reads.</w:t>
      </w:r>
      <w:r w:rsidR="00F05027" w:rsidRPr="006A738C">
        <w:t xml:space="preserve"> </w:t>
      </w:r>
      <w:r w:rsidRPr="006A738C">
        <w:t>In terms of taxonomic classifications of ASVs, o</w:t>
      </w:r>
      <w:r w:rsidR="00F05027" w:rsidRPr="006A738C">
        <w:t xml:space="preserve">nly </w:t>
      </w:r>
      <w:r w:rsidRPr="006A738C">
        <w:t>1</w:t>
      </w:r>
      <w:r w:rsidR="00F05027" w:rsidRPr="006A738C">
        <w:t xml:space="preserve"> species </w:t>
      </w:r>
      <w:r w:rsidRPr="006A738C">
        <w:t xml:space="preserve">out of 24 </w:t>
      </w:r>
      <w:r w:rsidR="00F05027" w:rsidRPr="006A738C">
        <w:t xml:space="preserve">was </w:t>
      </w:r>
      <w:r w:rsidRPr="006A738C">
        <w:t>not detected</w:t>
      </w:r>
      <w:r w:rsidR="005368D8" w:rsidRPr="006A738C">
        <w:t xml:space="preserve"> using the </w:t>
      </w:r>
      <w:r w:rsidR="005368D8" w:rsidRPr="006A738C">
        <w:rPr>
          <w:i/>
          <w:iCs/>
        </w:rPr>
        <w:t>rps10</w:t>
      </w:r>
      <w:r w:rsidR="005368D8" w:rsidRPr="006A738C">
        <w:t xml:space="preserve"> method, in contrast to </w:t>
      </w:r>
      <w:r w:rsidRPr="006A738C">
        <w:t>7</w:t>
      </w:r>
      <w:r w:rsidR="005368D8" w:rsidRPr="006A738C">
        <w:t xml:space="preserve"> </w:t>
      </w:r>
      <w:r w:rsidR="00534C3A" w:rsidRPr="006A738C">
        <w:t xml:space="preserve">missing </w:t>
      </w:r>
      <w:r w:rsidR="005368D8" w:rsidRPr="006A738C">
        <w:t>with</w:t>
      </w:r>
      <w:r w:rsidRPr="006A738C">
        <w:t xml:space="preserve"> the</w:t>
      </w:r>
      <w:r w:rsidR="005368D8" w:rsidRPr="006A738C">
        <w:t xml:space="preserve"> ITS1</w:t>
      </w:r>
      <w:r w:rsidRPr="006A738C">
        <w:t xml:space="preserve"> method</w:t>
      </w:r>
      <w:r w:rsidR="005368D8" w:rsidRPr="006A738C">
        <w:t xml:space="preserve">. </w:t>
      </w:r>
      <w:r w:rsidR="00AF263C" w:rsidRPr="006A738C">
        <w:t xml:space="preserve">Considering that both methods produced sequences matching the same number </w:t>
      </w:r>
      <w:r w:rsidR="00087EB0" w:rsidRPr="006A738C">
        <w:t>of mock</w:t>
      </w:r>
      <w:r w:rsidR="00AF263C" w:rsidRPr="006A738C">
        <w:t xml:space="preserve"> community members, the higher misclassification rate of the ITS1 method is </w:t>
      </w:r>
      <w:r w:rsidR="008C7237">
        <w:t xml:space="preserve">likely </w:t>
      </w:r>
      <w:r w:rsidR="00AF263C" w:rsidRPr="006A738C">
        <w:t>due to insufficient taxonomic resolution.</w:t>
      </w:r>
      <w:r w:rsidR="00087EB0" w:rsidRPr="006A738C">
        <w:t xml:space="preserve"> For example, both methods are missing </w:t>
      </w:r>
      <w:r w:rsidR="00087EB0" w:rsidRPr="006A738C">
        <w:rPr>
          <w:i/>
          <w:iCs/>
        </w:rPr>
        <w:t>Phytophthora ipomoeae</w:t>
      </w:r>
      <w:r w:rsidR="00087EB0" w:rsidRPr="006A738C">
        <w:t xml:space="preserve"> from their taxonomic classifications but do include </w:t>
      </w:r>
      <w:r w:rsidR="00087EB0" w:rsidRPr="006A738C">
        <w:rPr>
          <w:i/>
          <w:iCs/>
        </w:rPr>
        <w:t>Phytophthora infestans</w:t>
      </w:r>
      <w:r w:rsidR="00087EB0" w:rsidRPr="006A738C">
        <w:t xml:space="preserve">. Since the amplified sequence for the two species is identical, it is likely that the amplicons for both species were assigned to </w:t>
      </w:r>
      <w:r w:rsidR="00087EB0" w:rsidRPr="006A738C">
        <w:rPr>
          <w:i/>
          <w:iCs/>
        </w:rPr>
        <w:t>Phytophthora infestans</w:t>
      </w:r>
      <w:r w:rsidR="00087EB0" w:rsidRPr="006A738C">
        <w:t xml:space="preserve">. This result suggests that the </w:t>
      </w:r>
      <w:r w:rsidR="00087EB0" w:rsidRPr="006A738C">
        <w:rPr>
          <w:i/>
          <w:iCs/>
        </w:rPr>
        <w:t>rps10</w:t>
      </w:r>
      <w:r w:rsidR="00087EB0" w:rsidRPr="006A738C">
        <w:t xml:space="preserve"> region </w:t>
      </w:r>
      <w:r w:rsidR="00087EB0" w:rsidRPr="006A738C">
        <w:lastRenderedPageBreak/>
        <w:t xml:space="preserve">will produce more accurate taxonomic classifications </w:t>
      </w:r>
      <w:r w:rsidR="009A48B6" w:rsidRPr="006A738C">
        <w:t xml:space="preserve">when applied to real communities of unknown organisms even though the primers for the two methods </w:t>
      </w:r>
      <w:r w:rsidR="00B46CE4" w:rsidRPr="006A738C">
        <w:t>amplify oomycetes</w:t>
      </w:r>
      <w:r w:rsidR="009A48B6" w:rsidRPr="006A738C">
        <w:t xml:space="preserve"> equally well.</w:t>
      </w:r>
    </w:p>
    <w:p w14:paraId="5715C38B" w14:textId="6DA3ADED" w:rsidR="00DC447A" w:rsidRPr="006A738C" w:rsidRDefault="00DC447A" w:rsidP="00661F0B">
      <w:pPr>
        <w:spacing w:line="480" w:lineRule="auto"/>
      </w:pPr>
    </w:p>
    <w:p w14:paraId="3B544B18" w14:textId="38E0699D" w:rsidR="00AD5ECA" w:rsidRPr="006A738C" w:rsidRDefault="00AD5ECA" w:rsidP="00661F0B">
      <w:pPr>
        <w:spacing w:line="480" w:lineRule="auto"/>
        <w:rPr>
          <w:i/>
          <w:iCs/>
        </w:rPr>
      </w:pPr>
      <w:r w:rsidRPr="006A738C">
        <w:rPr>
          <w:i/>
          <w:iCs/>
        </w:rPr>
        <w:t>Taxonomic resolution</w:t>
      </w:r>
    </w:p>
    <w:p w14:paraId="144081FB" w14:textId="77777777" w:rsidR="00AD5ECA" w:rsidRPr="006A738C" w:rsidRDefault="00AD5ECA" w:rsidP="00661F0B">
      <w:pPr>
        <w:spacing w:line="480" w:lineRule="auto"/>
      </w:pPr>
    </w:p>
    <w:p w14:paraId="32AEC739" w14:textId="61EEFB75" w:rsidR="001E481E" w:rsidRPr="006A738C" w:rsidRDefault="0009759C" w:rsidP="00661F0B">
      <w:pPr>
        <w:spacing w:line="480" w:lineRule="auto"/>
      </w:pPr>
      <w:r w:rsidRPr="006A738C">
        <w:t>Comparisons of the region predicted to be amplified in reference sequences</w:t>
      </w:r>
      <w:r w:rsidR="00CD5D5B" w:rsidRPr="006A738C">
        <w:t xml:space="preserve"> suggest the </w:t>
      </w:r>
      <w:r w:rsidR="00CD5D5B" w:rsidRPr="006A738C">
        <w:rPr>
          <w:i/>
        </w:rPr>
        <w:t>rps10</w:t>
      </w:r>
      <w:r w:rsidR="00CD5D5B" w:rsidRPr="006A738C">
        <w:t xml:space="preserve"> locus has greater taxonomic resolution than </w:t>
      </w:r>
      <w:r w:rsidR="00A3519B" w:rsidRPr="006A738C">
        <w:t>ITS</w:t>
      </w:r>
      <w:r w:rsidR="003154FF" w:rsidRPr="006A738C">
        <w:t>1</w:t>
      </w:r>
      <w:r w:rsidR="00CD5D5B" w:rsidRPr="006A738C">
        <w:t xml:space="preserve">. </w:t>
      </w:r>
      <w:sdt>
        <w:sdtPr>
          <w:tag w:val="goog_rdk_7"/>
          <w:id w:val="-1207109006"/>
        </w:sdtPr>
        <w:sdtEndPr/>
        <w:sdtContent/>
      </w:sdt>
      <w:r w:rsidR="00CD5D5B" w:rsidRPr="006A738C">
        <w:t xml:space="preserve">Pairwise alignments of the predicted amplicons from </w:t>
      </w:r>
      <w:r w:rsidR="00620186" w:rsidRPr="006A738C">
        <w:t xml:space="preserve">the </w:t>
      </w:r>
      <w:r w:rsidR="00CD5D5B" w:rsidRPr="006A738C">
        <w:t>reference database</w:t>
      </w:r>
      <w:r w:rsidRPr="006A738C">
        <w:t>s</w:t>
      </w:r>
      <w:r w:rsidR="00CD5D5B" w:rsidRPr="006A738C">
        <w:t xml:space="preserve"> indicate</w:t>
      </w:r>
      <w:r w:rsidR="001F4790" w:rsidRPr="006A738C">
        <w:t>d</w:t>
      </w:r>
      <w:r w:rsidR="00CD5D5B" w:rsidRPr="006A738C">
        <w:t xml:space="preserve"> </w:t>
      </w:r>
      <w:r w:rsidR="0054648A" w:rsidRPr="006A738C">
        <w:t>14.7</w:t>
      </w:r>
      <w:r w:rsidR="003838EB" w:rsidRPr="006A738C">
        <w:t xml:space="preserve">% of oomycete species tested from the </w:t>
      </w:r>
      <w:r w:rsidR="003838EB" w:rsidRPr="006A738C">
        <w:rPr>
          <w:i/>
          <w:iCs/>
        </w:rPr>
        <w:t>rps10</w:t>
      </w:r>
      <w:r w:rsidR="003838EB" w:rsidRPr="006A738C">
        <w:t xml:space="preserve"> database share</w:t>
      </w:r>
      <w:r w:rsidR="00CB025B" w:rsidRPr="006A738C">
        <w:t>d</w:t>
      </w:r>
      <w:r w:rsidR="003838EB" w:rsidRPr="006A738C">
        <w:t xml:space="preserve"> the exact sequence with at least one other species, compared with</w:t>
      </w:r>
      <w:r w:rsidR="00CD5D5B" w:rsidRPr="006A738C">
        <w:t xml:space="preserve"> </w:t>
      </w:r>
      <w:r w:rsidR="0054648A" w:rsidRPr="006A738C">
        <w:t>29.4% of</w:t>
      </w:r>
      <w:r w:rsidR="00FC41AD" w:rsidRPr="006A738C">
        <w:t xml:space="preserve"> </w:t>
      </w:r>
      <w:r w:rsidR="00CD5D5B" w:rsidRPr="006A738C">
        <w:t xml:space="preserve">species </w:t>
      </w:r>
      <w:r w:rsidR="003838EB" w:rsidRPr="006A738C">
        <w:t xml:space="preserve">from </w:t>
      </w:r>
      <w:r w:rsidR="00CD5D5B" w:rsidRPr="006A738C">
        <w:t>the ITS1</w:t>
      </w:r>
      <w:r w:rsidR="00A37787" w:rsidRPr="006A738C">
        <w:t xml:space="preserve"> database</w:t>
      </w:r>
      <w:r w:rsidR="00B5625C" w:rsidRPr="006A738C">
        <w:t xml:space="preserve"> (Figure 4)</w:t>
      </w:r>
      <w:r w:rsidR="00CD5D5B" w:rsidRPr="006A738C">
        <w:t xml:space="preserve">. </w:t>
      </w:r>
      <w:r w:rsidR="001E481E" w:rsidRPr="006A738C">
        <w:t xml:space="preserve">Since all sequencing methods have some degree of error, a single base pair difference in the targeted locus </w:t>
      </w:r>
      <w:r w:rsidR="0054648A" w:rsidRPr="006A738C">
        <w:t>might be</w:t>
      </w:r>
      <w:r w:rsidR="001E481E" w:rsidRPr="006A738C">
        <w:t xml:space="preserve"> insufficient to distinguish species</w:t>
      </w:r>
      <w:r w:rsidR="0054648A" w:rsidRPr="006A738C">
        <w:t>.</w:t>
      </w:r>
      <w:r w:rsidR="001E481E" w:rsidRPr="006A738C">
        <w:t xml:space="preserve"> If </w:t>
      </w:r>
      <w:r w:rsidR="00B46CE4" w:rsidRPr="006A738C">
        <w:t xml:space="preserve">a difference of </w:t>
      </w:r>
      <w:r w:rsidR="00FC41AD" w:rsidRPr="006A738C">
        <w:t>two</w:t>
      </w:r>
      <w:r w:rsidR="001E481E" w:rsidRPr="006A738C">
        <w:t xml:space="preserve"> </w:t>
      </w:r>
      <w:r w:rsidR="00213561" w:rsidRPr="006A738C">
        <w:t>base pair</w:t>
      </w:r>
      <w:r w:rsidR="00B46CE4" w:rsidRPr="006A738C">
        <w:t>s is</w:t>
      </w:r>
      <w:r w:rsidR="001E481E" w:rsidRPr="006A738C">
        <w:t xml:space="preserve"> required to distinguish species</w:t>
      </w:r>
      <w:r w:rsidR="00870C52">
        <w:t xml:space="preserve"> </w:t>
      </w:r>
      <w:r w:rsidR="00870C52" w:rsidRPr="006A738C">
        <w:t>reliably</w:t>
      </w:r>
      <w:r w:rsidR="001E481E" w:rsidRPr="006A738C">
        <w:t xml:space="preserve">, the proportion of species </w:t>
      </w:r>
      <w:r w:rsidR="00FC41AD" w:rsidRPr="006A738C">
        <w:t xml:space="preserve">not </w:t>
      </w:r>
      <w:r w:rsidR="001E481E" w:rsidRPr="006A738C">
        <w:t xml:space="preserve">uniquely identified by </w:t>
      </w:r>
      <w:r w:rsidR="001E481E" w:rsidRPr="006A738C">
        <w:rPr>
          <w:i/>
          <w:iCs/>
        </w:rPr>
        <w:t>rps10</w:t>
      </w:r>
      <w:r w:rsidR="001E481E" w:rsidRPr="006A738C">
        <w:t xml:space="preserve"> increased </w:t>
      </w:r>
      <w:r w:rsidR="00A37787" w:rsidRPr="006A738C">
        <w:t>to</w:t>
      </w:r>
      <w:r w:rsidR="00B46CE4" w:rsidRPr="006A738C">
        <w:t xml:space="preserve"> </w:t>
      </w:r>
      <w:r w:rsidR="00FC41AD" w:rsidRPr="006A738C">
        <w:t>16</w:t>
      </w:r>
      <w:r w:rsidR="0054648A" w:rsidRPr="006A738C">
        <w:t>.2</w:t>
      </w:r>
      <w:r w:rsidR="001E481E" w:rsidRPr="006A738C">
        <w:t xml:space="preserve">%, while that of ITS1 </w:t>
      </w:r>
      <w:r w:rsidR="0054648A" w:rsidRPr="006A738C">
        <w:t>i</w:t>
      </w:r>
      <w:r w:rsidR="00B46CE4" w:rsidRPr="006A738C">
        <w:t>ncreases to</w:t>
      </w:r>
      <w:r w:rsidR="0054648A" w:rsidRPr="006A738C">
        <w:t xml:space="preserve"> 52.9%</w:t>
      </w:r>
      <w:r w:rsidR="00FC41AD" w:rsidRPr="006A738C">
        <w:t>.</w:t>
      </w:r>
      <w:r w:rsidR="001E481E" w:rsidRPr="006A738C">
        <w:t xml:space="preserve"> This</w:t>
      </w:r>
      <w:r w:rsidR="00564F75" w:rsidRPr="006A738C">
        <w:t xml:space="preserve"> suggests</w:t>
      </w:r>
      <w:r w:rsidR="001E481E" w:rsidRPr="006A738C">
        <w:t xml:space="preserve"> that</w:t>
      </w:r>
      <w:r w:rsidR="00564F75" w:rsidRPr="006A738C">
        <w:t xml:space="preserve"> most</w:t>
      </w:r>
      <w:r w:rsidR="001E481E" w:rsidRPr="006A738C">
        <w:t xml:space="preserve"> species can be confidently assigned </w:t>
      </w:r>
      <w:r w:rsidR="00564F75" w:rsidRPr="006A738C">
        <w:t>to a species</w:t>
      </w:r>
      <w:r w:rsidR="001E481E" w:rsidRPr="006A738C">
        <w:t xml:space="preserve"> with </w:t>
      </w:r>
      <w:r w:rsidR="001E481E" w:rsidRPr="006A738C">
        <w:rPr>
          <w:i/>
        </w:rPr>
        <w:t>rps10</w:t>
      </w:r>
      <w:r w:rsidR="00564F75" w:rsidRPr="006A738C">
        <w:t xml:space="preserve">, </w:t>
      </w:r>
      <w:r w:rsidR="001E481E" w:rsidRPr="006A738C">
        <w:t xml:space="preserve">even in the presence of sequencing errors. </w:t>
      </w:r>
      <w:r w:rsidR="009E1916" w:rsidRPr="006A738C">
        <w:t>These results are corroborated by the greater branch lengths observed in neighbor-joining trees of mock community sequences</w:t>
      </w:r>
      <w:r w:rsidR="00B5625C" w:rsidRPr="006A738C">
        <w:t xml:space="preserve"> (Figure </w:t>
      </w:r>
      <w:del w:id="115" w:author="Zachary Foster" w:date="2022-03-24T11:59:00Z">
        <w:r w:rsidR="00B5625C" w:rsidRPr="006A738C" w:rsidDel="00C4226B">
          <w:delText>S3</w:delText>
        </w:r>
      </w:del>
      <w:ins w:id="116" w:author="Zachary Foster" w:date="2022-03-24T11:59:00Z">
        <w:r w:rsidR="00C4226B" w:rsidRPr="006A738C">
          <w:t>S</w:t>
        </w:r>
        <w:r w:rsidR="00C4226B">
          <w:t>4</w:t>
        </w:r>
      </w:ins>
      <w:r w:rsidR="00B5625C" w:rsidRPr="006A738C">
        <w:t>)</w:t>
      </w:r>
      <w:r w:rsidR="009E1916" w:rsidRPr="006A738C">
        <w:t xml:space="preserve">, suggesting the average difference between sequences from different species is greater in </w:t>
      </w:r>
      <w:r w:rsidR="009E1916" w:rsidRPr="006A738C">
        <w:rPr>
          <w:i/>
        </w:rPr>
        <w:t>rps10</w:t>
      </w:r>
      <w:r w:rsidR="009E1916" w:rsidRPr="006A738C">
        <w:t>.</w:t>
      </w:r>
      <w:r w:rsidR="000A552D" w:rsidRPr="006A738C">
        <w:t xml:space="preserve"> </w:t>
      </w:r>
      <w:r w:rsidR="00B46CE4" w:rsidRPr="006A738C">
        <w:t>A</w:t>
      </w:r>
      <w:r w:rsidR="000A552D" w:rsidRPr="006A738C">
        <w:t xml:space="preserve">lthough </w:t>
      </w:r>
      <w:r w:rsidR="000A552D" w:rsidRPr="006A738C">
        <w:rPr>
          <w:i/>
        </w:rPr>
        <w:t>rps10</w:t>
      </w:r>
      <w:r w:rsidR="000A552D" w:rsidRPr="006A738C">
        <w:t xml:space="preserve"> cannot </w:t>
      </w:r>
      <w:r w:rsidR="00380F09" w:rsidRPr="006A738C">
        <w:t>distinguish</w:t>
      </w:r>
      <w:r w:rsidR="000A552D" w:rsidRPr="006A738C">
        <w:t xml:space="preserve"> all oomycetes species, it has a higher taxonomic resolution than the currently used ITS1 and</w:t>
      </w:r>
      <w:r w:rsidR="009E1916" w:rsidRPr="006A738C">
        <w:t xml:space="preserve"> does not contain the frequent large indels characteristic of ITS1, making it easier to create the multiple sequence alignments needed for many phylogenetic analyses</w:t>
      </w:r>
      <w:r w:rsidR="00B5625C" w:rsidRPr="006A738C">
        <w:t xml:space="preserve"> (Figure 5)</w:t>
      </w:r>
      <w:r w:rsidR="009E1916" w:rsidRPr="006A738C">
        <w:t xml:space="preserve">. </w:t>
      </w:r>
      <w:r w:rsidR="000A552D" w:rsidRPr="006A738C">
        <w:t xml:space="preserve">The superior taxonomic resolution of </w:t>
      </w:r>
      <w:r w:rsidR="000A552D" w:rsidRPr="006A738C">
        <w:rPr>
          <w:i/>
          <w:iCs/>
        </w:rPr>
        <w:t>rps10</w:t>
      </w:r>
      <w:r w:rsidR="000A552D" w:rsidRPr="006A738C">
        <w:t xml:space="preserve"> </w:t>
      </w:r>
      <w:r w:rsidR="00EF1186" w:rsidRPr="006A738C">
        <w:t xml:space="preserve">will increase the confidence of species classifications, which will be especially helpful in cases where closely related species have different pathological or ecological implications. </w:t>
      </w:r>
    </w:p>
    <w:p w14:paraId="34A48537" w14:textId="77777777" w:rsidR="00E51CC3" w:rsidRPr="006A738C" w:rsidRDefault="00E51CC3" w:rsidP="00661F0B">
      <w:pPr>
        <w:spacing w:line="480" w:lineRule="auto"/>
      </w:pPr>
    </w:p>
    <w:p w14:paraId="27D99973" w14:textId="4D13F7D2" w:rsidR="001E481E" w:rsidRPr="006A738C" w:rsidRDefault="000A552D" w:rsidP="00661F0B">
      <w:pPr>
        <w:spacing w:line="480" w:lineRule="auto"/>
        <w:rPr>
          <w:i/>
          <w:iCs/>
        </w:rPr>
      </w:pPr>
      <w:r w:rsidRPr="006A738C">
        <w:rPr>
          <w:i/>
          <w:iCs/>
        </w:rPr>
        <w:t>Practical</w:t>
      </w:r>
      <w:r w:rsidR="002B57DE" w:rsidRPr="006A738C">
        <w:rPr>
          <w:i/>
          <w:iCs/>
        </w:rPr>
        <w:t xml:space="preserve"> considerations</w:t>
      </w:r>
    </w:p>
    <w:p w14:paraId="1272ED56" w14:textId="77777777" w:rsidR="001B4BDD" w:rsidRPr="006A738C" w:rsidRDefault="001B4BDD" w:rsidP="00661F0B">
      <w:pPr>
        <w:spacing w:line="480" w:lineRule="auto"/>
      </w:pPr>
    </w:p>
    <w:p w14:paraId="00000055" w14:textId="3E21BC0F" w:rsidR="00096B6A" w:rsidRPr="006A738C" w:rsidRDefault="00CD5D5B" w:rsidP="00661F0B">
      <w:pPr>
        <w:spacing w:line="480" w:lineRule="auto"/>
      </w:pPr>
      <w:r w:rsidRPr="006A738C">
        <w:t xml:space="preserve">The proposed </w:t>
      </w:r>
      <w:r w:rsidR="000A552D" w:rsidRPr="006A738C">
        <w:rPr>
          <w:i/>
          <w:iCs/>
        </w:rPr>
        <w:t>rps10</w:t>
      </w:r>
      <w:r w:rsidR="000A552D" w:rsidRPr="006A738C">
        <w:t xml:space="preserve"> </w:t>
      </w:r>
      <w:r w:rsidRPr="006A738C">
        <w:t>method</w:t>
      </w:r>
      <w:r w:rsidR="00915C08" w:rsidRPr="006A738C">
        <w:t xml:space="preserve"> has many attributes that should make it more effective than the </w:t>
      </w:r>
      <w:r w:rsidRPr="006A738C">
        <w:t>ITS1 method</w:t>
      </w:r>
      <w:r w:rsidR="00915C08" w:rsidRPr="006A738C">
        <w:t xml:space="preserve"> tested, but also </w:t>
      </w:r>
      <w:r w:rsidR="004078E7">
        <w:t>has some shortcomings</w:t>
      </w:r>
      <w:r w:rsidRPr="006A738C">
        <w:t>. A single</w:t>
      </w:r>
      <w:r w:rsidR="00FC41AD" w:rsidRPr="006A738C">
        <w:t>, rather than a nested,</w:t>
      </w:r>
      <w:r w:rsidRPr="006A738C">
        <w:t xml:space="preserve"> PCR step should reduce the chance of contamination</w:t>
      </w:r>
      <w:r w:rsidR="00B71A35" w:rsidRPr="006A738C">
        <w:t>, sequencing error</w:t>
      </w:r>
      <w:r w:rsidR="00F66F4B" w:rsidRPr="006A738C">
        <w:t>,</w:t>
      </w:r>
      <w:r w:rsidRPr="006A738C">
        <w:t xml:space="preserve"> and lower the cost of reagents. The </w:t>
      </w:r>
      <w:r w:rsidRPr="006A738C">
        <w:rPr>
          <w:i/>
        </w:rPr>
        <w:t>rps10</w:t>
      </w:r>
      <w:r w:rsidRPr="006A738C">
        <w:t xml:space="preserve"> amplicon also has much less variation in length</w:t>
      </w:r>
      <w:r w:rsidR="00B5625C" w:rsidRPr="006A738C">
        <w:t xml:space="preserve"> (Figure S1)</w:t>
      </w:r>
      <w:r w:rsidRPr="006A738C">
        <w:t xml:space="preserve">, which should reduce the amount of read count bias </w:t>
      </w:r>
      <w:r w:rsidR="00B56F0C" w:rsidRPr="006A738C">
        <w:fldChar w:fldCharType="begin"/>
      </w:r>
      <w:r w:rsidR="002D2C82">
        <w:instrText xml:space="preserve"> ADDIN ZOTERO_ITEM CSL_CITATION {"citationID":"wRs2ee84","properties":{"formattedCitation":"(Nichols et al., 2018)","plainCitation":"(Nichols et al., 2018)","noteIndex":0},"citationItems":[{"id":"qwswFzrb/qwbr7Vl8","uris":["http://zotero.org/users/116661/items/B73FIP6K"],"itemData":{"id":6532,"type":"article-journal","container-title":"Molecular Ecology Resources","DOI":"10.1111/1755-0998.12895","ISSN":"1755098X","issue":"5","journalAbbreviation":"Mol Ecol Resour","language":"en","page":"927-939","source":"DOI.org (Crossref)","title":"Minimizing polymerase biases in metabarcoding","volume":"18","author":[{"family":"Nichols","given":"Ruth V."},{"family":"Vollmers","given":"Christopher"},{"family":"Newsom","given":"Lee A."},{"family":"Wang","given":"Yue"},{"family":"Heintzman","given":"Peter D."},{"family":"Leighton","given":"McKenna"},{"family":"Green","given":"Richard E."},{"family":"Shapiro","given":"Beth"}],"issued":{"date-parts":[["2018",9]]}}}],"schema":"https://github.com/citation-style-language/schema/raw/master/csl-citation.json"} </w:instrText>
      </w:r>
      <w:r w:rsidR="00B56F0C" w:rsidRPr="006A738C">
        <w:fldChar w:fldCharType="separate"/>
      </w:r>
      <w:r w:rsidR="00C5301C" w:rsidRPr="006A738C">
        <w:t>(Nichols et al., 2018)</w:t>
      </w:r>
      <w:r w:rsidR="00B56F0C" w:rsidRPr="006A738C">
        <w:fldChar w:fldCharType="end"/>
      </w:r>
      <w:r w:rsidRPr="006A738C">
        <w:t>.</w:t>
      </w:r>
      <w:ins w:id="117" w:author="Zachary Foster" w:date="2022-03-24T14:28:00Z">
        <w:r w:rsidR="00811DD2">
          <w:t xml:space="preserve"> While</w:t>
        </w:r>
      </w:ins>
      <w:ins w:id="118" w:author="Zachary Foster" w:date="2022-03-24T14:29:00Z">
        <w:r w:rsidR="00811DD2">
          <w:t xml:space="preserve"> both methods showed large biases in read count, as is typical of metabarcoding, the</w:t>
        </w:r>
      </w:ins>
      <w:ins w:id="119" w:author="Zachary Foster" w:date="2022-03-24T14:30:00Z">
        <w:r w:rsidR="00811DD2">
          <w:t xml:space="preserve"> read proportions of mock community species</w:t>
        </w:r>
        <w:r w:rsidR="00BD46D0">
          <w:t xml:space="preserve"> more closely reflected input DNA con</w:t>
        </w:r>
      </w:ins>
      <w:ins w:id="120" w:author="Zachary Foster" w:date="2022-03-24T14:31:00Z">
        <w:r w:rsidR="00BD46D0">
          <w:t xml:space="preserve">centrations for the </w:t>
        </w:r>
        <w:r w:rsidR="00BD46D0">
          <w:rPr>
            <w:i/>
            <w:iCs/>
          </w:rPr>
          <w:t xml:space="preserve">rps10 </w:t>
        </w:r>
        <w:r w:rsidR="00BD46D0">
          <w:t>method.</w:t>
        </w:r>
      </w:ins>
      <w:r w:rsidRPr="006A738C">
        <w:t xml:space="preserve"> </w:t>
      </w:r>
      <w:r w:rsidR="002B57DE" w:rsidRPr="006A738C">
        <w:t xml:space="preserve">However, we observed a higher rate of chimera formation in some </w:t>
      </w:r>
      <w:r w:rsidR="007075E7">
        <w:rPr>
          <w:i/>
          <w:iCs/>
        </w:rPr>
        <w:t>rps10</w:t>
      </w:r>
      <w:r w:rsidR="002B57DE" w:rsidRPr="006A738C">
        <w:t xml:space="preserve"> samples relative to ITS1</w:t>
      </w:r>
      <w:r w:rsidR="00915C08" w:rsidRPr="006A738C">
        <w:t>,</w:t>
      </w:r>
      <w:r w:rsidR="002B57DE" w:rsidRPr="006A738C">
        <w:t xml:space="preserve"> as well as more low-abundance</w:t>
      </w:r>
      <w:r w:rsidR="00B46CE4" w:rsidRPr="006A738C">
        <w:t>,</w:t>
      </w:r>
      <w:r w:rsidR="002B57DE" w:rsidRPr="006A738C">
        <w:t xml:space="preserve"> potentially erroneous sequences. This problem was </w:t>
      </w:r>
      <w:r w:rsidR="008C7237">
        <w:t>addressed</w:t>
      </w:r>
      <w:r w:rsidR="002B57DE" w:rsidRPr="006A738C">
        <w:t xml:space="preserve"> by filtering out chimeras and using an ASV-based analysis with the </w:t>
      </w:r>
      <w:r w:rsidR="002B57DE" w:rsidRPr="006A738C">
        <w:rPr>
          <w:i/>
          <w:iCs/>
        </w:rPr>
        <w:t>dada2</w:t>
      </w:r>
      <w:r w:rsidR="002B57DE" w:rsidRPr="006A738C">
        <w:t xml:space="preserve"> package instead of an OTU-based analysis. </w:t>
      </w:r>
      <w:r w:rsidR="00056E31">
        <w:t>For this reason</w:t>
      </w:r>
      <w:r w:rsidR="00E26907">
        <w:t xml:space="preserve"> and other known advantages </w:t>
      </w:r>
      <w:r w:rsidR="00E26907">
        <w:fldChar w:fldCharType="begin"/>
      </w:r>
      <w:r w:rsidR="002D2C82">
        <w:instrText xml:space="preserve"> ADDIN ZOTERO_ITEM CSL_CITATION {"citationID":"Wh8d2IWT","properties":{"formattedCitation":"(Callahan et al., 2017)","plainCitation":"(Callahan et al., 2017)","noteIndex":0},"citationItems":[{"id":"qwswFzrb/DtrzDkD7","uris":["http://zotero.org/users/local/vhEu73h4/items/G8TK4HRM"],"itemData":{"id":1946,"type":"article-journal","container-title":"The ISME journal","issue":"12","note":"publisher: Nature Publishing Group","page":"2639","title":"Exact sequence variants should replace operational taxonomic units in marker-gene data analysis","volume":"11","author":[{"family":"Callahan","given":"Benjamin J"},{"family":"McMurdie","given":"Paul J"},{"family":"Holmes","given":"Susan P"}],"issued":{"date-parts":[["2017"]]}}}],"schema":"https://github.com/citation-style-language/schema/raw/master/csl-citation.json"} </w:instrText>
      </w:r>
      <w:r w:rsidR="00E26907">
        <w:fldChar w:fldCharType="separate"/>
      </w:r>
      <w:r w:rsidR="00E26907" w:rsidRPr="00E26907">
        <w:t>(Callahan et al., 2017)</w:t>
      </w:r>
      <w:r w:rsidR="00E26907">
        <w:fldChar w:fldCharType="end"/>
      </w:r>
      <w:r w:rsidR="00056E31">
        <w:t xml:space="preserve">, we recommend using an ASV-based analysis when using the </w:t>
      </w:r>
      <w:r w:rsidR="00056E31" w:rsidRPr="00BE5C65">
        <w:rPr>
          <w:i/>
          <w:iCs/>
        </w:rPr>
        <w:t>rps10</w:t>
      </w:r>
      <w:r w:rsidR="00056E31">
        <w:t xml:space="preserve"> method proposed here. </w:t>
      </w:r>
      <w:r w:rsidRPr="006A738C">
        <w:t xml:space="preserve">Although the </w:t>
      </w:r>
      <w:r w:rsidRPr="006A738C">
        <w:rPr>
          <w:i/>
        </w:rPr>
        <w:t>rps10</w:t>
      </w:r>
      <w:r w:rsidRPr="006A738C">
        <w:t xml:space="preserve"> amplicon </w:t>
      </w:r>
      <w:r w:rsidR="002B57DE" w:rsidRPr="006A738C">
        <w:t>for</w:t>
      </w:r>
      <w:r w:rsidRPr="006A738C">
        <w:t xml:space="preserve"> some oomycetes is near the upper limit for MiSeq 300bp paired-end sequencing, we were able to amplify and merge the paired-end reads of </w:t>
      </w:r>
      <w:r w:rsidRPr="006A738C">
        <w:rPr>
          <w:i/>
        </w:rPr>
        <w:t>Plasmopara obducens</w:t>
      </w:r>
      <w:r w:rsidRPr="006A738C">
        <w:t xml:space="preserve">, the longest amplicon in the mock community and the 5th longest in the reference database. Less amplification of non-target organisms should reduce the need to optimize PCR conditions </w:t>
      </w:r>
      <w:r w:rsidR="00CF14AA" w:rsidRPr="006A738C">
        <w:t xml:space="preserve">as well </w:t>
      </w:r>
      <w:r w:rsidR="005004ED" w:rsidRPr="006A738C">
        <w:t xml:space="preserve">as </w:t>
      </w:r>
      <w:r w:rsidR="00CF14AA" w:rsidRPr="006A738C">
        <w:t>improve amplification efficiency of target organisms due to reduced competition for primers</w:t>
      </w:r>
      <w:r w:rsidR="00A023E7" w:rsidRPr="006A738C">
        <w:t>.</w:t>
      </w:r>
      <w:r w:rsidR="009A3837" w:rsidRPr="006A738C">
        <w:t xml:space="preserve"> The greater number of oomy</w:t>
      </w:r>
      <w:r w:rsidR="00B46CE4" w:rsidRPr="006A738C">
        <w:t>c</w:t>
      </w:r>
      <w:r w:rsidR="009A3837" w:rsidRPr="006A738C">
        <w:t>ete sequences relative to non-target sequences should allow for more samples for a given sequencing depth.</w:t>
      </w:r>
      <w:r w:rsidR="00A023E7" w:rsidRPr="006A738C">
        <w:t xml:space="preserve"> </w:t>
      </w:r>
      <w:r w:rsidR="00CF14AA" w:rsidRPr="006A738C">
        <w:t>This is a</w:t>
      </w:r>
      <w:r w:rsidR="00F6308C" w:rsidRPr="006A738C">
        <w:t xml:space="preserve"> substantial</w:t>
      </w:r>
      <w:r w:rsidR="00CF14AA" w:rsidRPr="006A738C">
        <w:t xml:space="preserve"> improvement </w:t>
      </w:r>
      <w:r w:rsidRPr="006A738C">
        <w:t xml:space="preserve">compared to the ITS1 method, </w:t>
      </w:r>
      <w:r w:rsidR="00CF14AA" w:rsidRPr="006A738C">
        <w:t xml:space="preserve">in </w:t>
      </w:r>
      <w:r w:rsidRPr="006A738C">
        <w:t xml:space="preserve">which </w:t>
      </w:r>
      <w:r w:rsidR="00CF14AA" w:rsidRPr="006A738C">
        <w:t xml:space="preserve">specificity </w:t>
      </w:r>
      <w:r w:rsidRPr="006A738C">
        <w:t>is very sensitive to the chosen annealing temperature of the PCR</w:t>
      </w:r>
      <w:r w:rsidR="00821886" w:rsidRPr="006A738C">
        <w:t xml:space="preserve"> </w:t>
      </w:r>
      <w:r w:rsidR="00821886" w:rsidRPr="006A738C">
        <w:fldChar w:fldCharType="begin"/>
      </w:r>
      <w:r w:rsidR="002D2C82">
        <w:instrText xml:space="preserve"> ADDIN ZOTERO_ITEM CSL_CITATION {"citationID":"HPnzL8ur","properties":{"formattedCitation":"(Sapkota &amp; Nicolaisen, 2015)","plainCitation":"(Sapkota &amp; Nicolaisen, 2015)","noteIndex":0},"citationItems":[{"id":"qwswFzrb/x44vn9SF","uris":["http://zotero.org/users/116661/items/PLAETKYD"],"itemData":{"id":"PMrF4Xtj/tKE7Yj0m","type":"article-journal","container-title":"Journal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21886" w:rsidRPr="006A738C">
        <w:fldChar w:fldCharType="separate"/>
      </w:r>
      <w:r w:rsidR="00472454" w:rsidRPr="006A738C">
        <w:t>(Sapkota &amp; Nicolaisen, 2015)</w:t>
      </w:r>
      <w:r w:rsidR="00821886" w:rsidRPr="006A738C">
        <w:fldChar w:fldCharType="end"/>
      </w:r>
      <w:r w:rsidR="009A3837" w:rsidRPr="006A738C">
        <w:t xml:space="preserve"> and even after </w:t>
      </w:r>
      <w:r w:rsidR="009A3837" w:rsidRPr="006A738C">
        <w:lastRenderedPageBreak/>
        <w:t>optimization suffers from non-target amplification of fungi</w:t>
      </w:r>
      <w:r w:rsidRPr="006A738C">
        <w:t xml:space="preserve">. </w:t>
      </w:r>
      <w:r w:rsidR="00915C08" w:rsidRPr="006A738C">
        <w:t xml:space="preserve">The greater taxonomic resolution of the </w:t>
      </w:r>
      <w:r w:rsidR="00915C08" w:rsidRPr="006A738C">
        <w:rPr>
          <w:i/>
          <w:iCs/>
        </w:rPr>
        <w:t>rps10</w:t>
      </w:r>
      <w:r w:rsidR="00915C08" w:rsidRPr="006A738C">
        <w:t xml:space="preserve"> locus should result in a greater proportion of correct taxonomic classifications, which </w:t>
      </w:r>
      <w:r w:rsidR="008C7237">
        <w:t>is desirable</w:t>
      </w:r>
      <w:r w:rsidR="00915C08" w:rsidRPr="006A738C">
        <w:t xml:space="preserve"> for monitoring pathogen occurrence. </w:t>
      </w:r>
      <w:r w:rsidRPr="006A738C">
        <w:t xml:space="preserve">All resources needed to use </w:t>
      </w:r>
      <w:r w:rsidR="00F6308C" w:rsidRPr="006A738C">
        <w:t xml:space="preserve">the </w:t>
      </w:r>
      <w:r w:rsidR="00F6308C" w:rsidRPr="006A738C">
        <w:rPr>
          <w:i/>
          <w:iCs/>
        </w:rPr>
        <w:t>rps10</w:t>
      </w:r>
      <w:r w:rsidRPr="006A738C">
        <w:t xml:space="preserve"> method </w:t>
      </w:r>
      <w:r w:rsidR="00F6308C" w:rsidRPr="006A738C">
        <w:t>for</w:t>
      </w:r>
      <w:r w:rsidRPr="006A738C">
        <w:t xml:space="preserve"> metabarcoding oomycete communities using the Illumina MiSeq, including lab</w:t>
      </w:r>
      <w:r w:rsidR="000A552D" w:rsidRPr="006A738C">
        <w:t>oratory</w:t>
      </w:r>
      <w:r w:rsidRPr="006A738C">
        <w:t xml:space="preserve"> protocols and a reference database for taxonomic classification of results, are provided at </w:t>
      </w:r>
      <w:hyperlink r:id="rId23">
        <w:r w:rsidR="00B32A28" w:rsidRPr="006A738C">
          <w:rPr>
            <w:color w:val="0563C1"/>
            <w:u w:val="single"/>
          </w:rPr>
          <w:t>www.oomycetedb.org</w:t>
        </w:r>
      </w:hyperlink>
      <w:r w:rsidRPr="006A738C">
        <w:t xml:space="preserve">. </w:t>
      </w:r>
    </w:p>
    <w:p w14:paraId="3A489947" w14:textId="77777777" w:rsidR="009D2814" w:rsidRPr="006A738C" w:rsidRDefault="009D2814" w:rsidP="00661F0B">
      <w:pPr>
        <w:spacing w:line="480" w:lineRule="auto"/>
      </w:pPr>
    </w:p>
    <w:p w14:paraId="6EEB70CF" w14:textId="2A4B9205" w:rsidR="000A552D" w:rsidRPr="006A738C" w:rsidRDefault="009D2814" w:rsidP="00661F0B">
      <w:pPr>
        <w:spacing w:line="480" w:lineRule="auto"/>
        <w:rPr>
          <w:i/>
          <w:iCs/>
          <w:color w:val="000000"/>
        </w:rPr>
      </w:pPr>
      <w:r w:rsidRPr="006A738C">
        <w:rPr>
          <w:i/>
          <w:iCs/>
          <w:color w:val="000000"/>
        </w:rPr>
        <w:t>Future research</w:t>
      </w:r>
    </w:p>
    <w:p w14:paraId="302DA1A2" w14:textId="77777777" w:rsidR="009D2814" w:rsidRPr="006A738C" w:rsidRDefault="009D2814" w:rsidP="00661F0B">
      <w:pPr>
        <w:spacing w:line="480" w:lineRule="auto"/>
        <w:rPr>
          <w:color w:val="000000"/>
        </w:rPr>
      </w:pPr>
    </w:p>
    <w:p w14:paraId="00000056" w14:textId="7286AC90" w:rsidR="00096B6A" w:rsidRPr="006A738C" w:rsidRDefault="00CD5D5B" w:rsidP="00661F0B">
      <w:pPr>
        <w:spacing w:line="480" w:lineRule="auto"/>
      </w:pPr>
      <w:r w:rsidRPr="006A738C">
        <w:rPr>
          <w:color w:val="000000"/>
        </w:rPr>
        <w:t xml:space="preserve">The global diversity of oomycetes is still largely unknown, with little knowledge of where </w:t>
      </w:r>
      <w:r w:rsidR="00CF14AA" w:rsidRPr="006A738C">
        <w:rPr>
          <w:color w:val="000000"/>
        </w:rPr>
        <w:t xml:space="preserve">invasive </w:t>
      </w:r>
      <w:r w:rsidRPr="006A738C">
        <w:rPr>
          <w:color w:val="000000"/>
        </w:rPr>
        <w:t xml:space="preserve">species come from or their </w:t>
      </w:r>
      <w:r w:rsidR="008C7237">
        <w:rPr>
          <w:color w:val="000000"/>
        </w:rPr>
        <w:t xml:space="preserve">native </w:t>
      </w:r>
      <w:r w:rsidRPr="006A738C">
        <w:rPr>
          <w:color w:val="000000"/>
        </w:rPr>
        <w:t>habitat ranges. This is underlined by</w:t>
      </w:r>
      <w:r w:rsidRPr="006A738C">
        <w:t xml:space="preserve"> </w:t>
      </w:r>
      <w:r w:rsidRPr="006A738C">
        <w:rPr>
          <w:color w:val="000000"/>
        </w:rPr>
        <w:t xml:space="preserve">results from our environmental samples, where </w:t>
      </w:r>
      <w:r w:rsidR="001B6E40" w:rsidRPr="006A738C">
        <w:rPr>
          <w:color w:val="000000"/>
        </w:rPr>
        <w:t>many</w:t>
      </w:r>
      <w:r w:rsidRPr="006A738C">
        <w:rPr>
          <w:color w:val="000000"/>
        </w:rPr>
        <w:t xml:space="preserve"> of the </w:t>
      </w:r>
      <w:r w:rsidR="007F3307" w:rsidRPr="006A738C">
        <w:rPr>
          <w:color w:val="000000"/>
        </w:rPr>
        <w:t>ASVs</w:t>
      </w:r>
      <w:r w:rsidRPr="006A738C">
        <w:rPr>
          <w:color w:val="000000"/>
        </w:rPr>
        <w:t xml:space="preserve"> found had less than 90% similarity to a reference sequence, meaning </w:t>
      </w:r>
      <w:r w:rsidR="007F3307" w:rsidRPr="006A738C">
        <w:rPr>
          <w:color w:val="000000"/>
        </w:rPr>
        <w:t>ASV</w:t>
      </w:r>
      <w:r w:rsidRPr="006A738C">
        <w:rPr>
          <w:color w:val="000000"/>
        </w:rPr>
        <w:t xml:space="preserve">s could only be classified at the genus or family level. This is partially because the </w:t>
      </w:r>
      <w:r w:rsidRPr="006A738C">
        <w:rPr>
          <w:i/>
          <w:color w:val="000000"/>
        </w:rPr>
        <w:t>rps10</w:t>
      </w:r>
      <w:r w:rsidRPr="006A738C">
        <w:rPr>
          <w:color w:val="000000"/>
        </w:rPr>
        <w:t xml:space="preserve"> reference database is incomplete and because many</w:t>
      </w:r>
      <w:r w:rsidRPr="006A738C">
        <w:t xml:space="preserve">, </w:t>
      </w:r>
      <w:r w:rsidRPr="006A738C">
        <w:rPr>
          <w:color w:val="000000"/>
        </w:rPr>
        <w:t>if not most</w:t>
      </w:r>
      <w:r w:rsidRPr="006A738C">
        <w:t>,</w:t>
      </w:r>
      <w:r w:rsidRPr="006A738C">
        <w:rPr>
          <w:color w:val="000000"/>
        </w:rPr>
        <w:t xml:space="preserve"> oomycetes </w:t>
      </w:r>
      <w:r w:rsidR="00FE51EF" w:rsidRPr="006A738C">
        <w:rPr>
          <w:color w:val="000000"/>
        </w:rPr>
        <w:t>occurring</w:t>
      </w:r>
      <w:r w:rsidRPr="006A738C">
        <w:rPr>
          <w:color w:val="000000"/>
        </w:rPr>
        <w:t xml:space="preserve"> in natural ecosystems have not yet been described. </w:t>
      </w:r>
      <w:r w:rsidR="008A679B" w:rsidRPr="006A738C">
        <w:rPr>
          <w:color w:val="000000"/>
        </w:rPr>
        <w:t>However, t</w:t>
      </w:r>
      <w:r w:rsidRPr="006A738C">
        <w:rPr>
          <w:color w:val="000000"/>
        </w:rPr>
        <w:t>here are thousands of oomycete specimens in herbari</w:t>
      </w:r>
      <w:r w:rsidR="008C7237">
        <w:rPr>
          <w:color w:val="000000"/>
        </w:rPr>
        <w:t>a</w:t>
      </w:r>
      <w:r w:rsidRPr="006A738C">
        <w:rPr>
          <w:color w:val="000000"/>
        </w:rPr>
        <w:t xml:space="preserve"> around the world</w:t>
      </w:r>
      <w:r w:rsidR="008A679B" w:rsidRPr="006A738C">
        <w:rPr>
          <w:color w:val="000000"/>
        </w:rPr>
        <w:t xml:space="preserve"> that could be leveraged to improve this and other databases</w:t>
      </w:r>
      <w:r w:rsidRPr="006A738C">
        <w:rPr>
          <w:color w:val="000000"/>
        </w:rPr>
        <w:t xml:space="preserve">. A collaborative effort to sequence </w:t>
      </w:r>
      <w:r w:rsidRPr="006A738C">
        <w:rPr>
          <w:i/>
          <w:color w:val="000000"/>
        </w:rPr>
        <w:t>rps10</w:t>
      </w:r>
      <w:r w:rsidRPr="006A738C">
        <w:rPr>
          <w:color w:val="000000"/>
        </w:rPr>
        <w:t xml:space="preserve"> barcodes from </w:t>
      </w:r>
      <w:r w:rsidR="00CF14AA" w:rsidRPr="006A738C">
        <w:rPr>
          <w:color w:val="000000"/>
        </w:rPr>
        <w:t xml:space="preserve">a wider range of oomycetes is in progress and </w:t>
      </w:r>
      <w:r w:rsidRPr="006A738C">
        <w:rPr>
          <w:color w:val="000000"/>
        </w:rPr>
        <w:t xml:space="preserve">will improve the accuracy and </w:t>
      </w:r>
      <w:r w:rsidRPr="006A738C">
        <w:t>usefulness</w:t>
      </w:r>
      <w:r w:rsidRPr="006A738C">
        <w:rPr>
          <w:color w:val="000000"/>
        </w:rPr>
        <w:t xml:space="preserve"> of this barcode. We encourage the oomycete community to </w:t>
      </w:r>
      <w:r w:rsidR="00854237" w:rsidRPr="006A738C">
        <w:rPr>
          <w:color w:val="000000"/>
        </w:rPr>
        <w:t>submit</w:t>
      </w:r>
      <w:r w:rsidRPr="006A738C">
        <w:rPr>
          <w:color w:val="000000"/>
        </w:rPr>
        <w:t xml:space="preserve"> </w:t>
      </w:r>
      <w:r w:rsidRPr="006A738C">
        <w:rPr>
          <w:i/>
          <w:color w:val="000000"/>
        </w:rPr>
        <w:t>rps10</w:t>
      </w:r>
      <w:r w:rsidRPr="006A738C">
        <w:rPr>
          <w:color w:val="000000"/>
        </w:rPr>
        <w:t xml:space="preserve"> sequences </w:t>
      </w:r>
      <w:r w:rsidR="00854237" w:rsidRPr="006A738C">
        <w:rPr>
          <w:color w:val="000000"/>
        </w:rPr>
        <w:t xml:space="preserve">for inclusion </w:t>
      </w:r>
      <w:r w:rsidR="00FE51EF" w:rsidRPr="006A738C">
        <w:rPr>
          <w:color w:val="000000"/>
        </w:rPr>
        <w:t>at</w:t>
      </w:r>
      <w:r w:rsidRPr="006A738C">
        <w:rPr>
          <w:color w:val="000000"/>
        </w:rPr>
        <w:t xml:space="preserve"> </w:t>
      </w:r>
      <w:hyperlink r:id="rId24">
        <w:r w:rsidRPr="006A738C">
          <w:rPr>
            <w:color w:val="0563C1"/>
            <w:u w:val="single"/>
          </w:rPr>
          <w:t>www.oomycetedb.org</w:t>
        </w:r>
      </w:hyperlink>
      <w:r w:rsidR="00FF693D" w:rsidRPr="006A738C">
        <w:rPr>
          <w:color w:val="000000"/>
        </w:rPr>
        <w:t xml:space="preserve">, along with </w:t>
      </w:r>
      <w:r w:rsidR="00FF693D" w:rsidRPr="006A738C">
        <w:rPr>
          <w:i/>
          <w:iCs/>
          <w:color w:val="000000"/>
        </w:rPr>
        <w:t>cox1</w:t>
      </w:r>
      <w:r w:rsidR="00FF693D" w:rsidRPr="006A738C">
        <w:rPr>
          <w:color w:val="000000"/>
        </w:rPr>
        <w:t xml:space="preserve"> sequences to confirm species classification</w:t>
      </w:r>
      <w:r w:rsidR="002128D7" w:rsidRPr="006A738C">
        <w:rPr>
          <w:color w:val="000000"/>
        </w:rPr>
        <w:t>s</w:t>
      </w:r>
      <w:r w:rsidRPr="006A738C">
        <w:rPr>
          <w:color w:val="000000"/>
        </w:rPr>
        <w:t xml:space="preserve">. </w:t>
      </w:r>
    </w:p>
    <w:p w14:paraId="046E28F9" w14:textId="77777777" w:rsidR="009D2814" w:rsidRPr="006A738C" w:rsidRDefault="009D2814" w:rsidP="00661F0B">
      <w:pPr>
        <w:spacing w:line="480" w:lineRule="auto"/>
        <w:rPr>
          <w:color w:val="000000"/>
        </w:rPr>
      </w:pPr>
    </w:p>
    <w:p w14:paraId="00000058" w14:textId="26E8C69A" w:rsidR="00096B6A" w:rsidRPr="006A738C" w:rsidRDefault="00CD5D5B" w:rsidP="00661F0B">
      <w:pPr>
        <w:spacing w:line="480" w:lineRule="auto"/>
      </w:pPr>
      <w:r w:rsidRPr="006A738C">
        <w:t xml:space="preserve">Oomycetes are an important but relatively understudied group of organisms. Understanding their diversity and distribution will </w:t>
      </w:r>
      <w:r w:rsidR="00677CD9" w:rsidRPr="006A738C">
        <w:t>help understand</w:t>
      </w:r>
      <w:r w:rsidRPr="006A738C">
        <w:t xml:space="preserve"> future outbreaks of destructive pathogens like </w:t>
      </w:r>
      <w:r w:rsidRPr="006A738C">
        <w:rPr>
          <w:i/>
        </w:rPr>
        <w:t>Phytophthora ramorum</w:t>
      </w:r>
      <w:r w:rsidRPr="006A738C">
        <w:t xml:space="preserve"> and </w:t>
      </w:r>
      <w:r w:rsidRPr="006A738C">
        <w:rPr>
          <w:i/>
        </w:rPr>
        <w:t>Phytophthora infestans</w:t>
      </w:r>
      <w:r w:rsidRPr="006A738C">
        <w:t xml:space="preserve"> </w:t>
      </w:r>
      <w:r w:rsidR="00677CD9" w:rsidRPr="006A738C">
        <w:t xml:space="preserve">and </w:t>
      </w:r>
      <w:r w:rsidR="004A6A55" w:rsidRPr="006A738C">
        <w:t>characterize</w:t>
      </w:r>
      <w:r w:rsidRPr="006A738C">
        <w:t xml:space="preserve"> the </w:t>
      </w:r>
      <w:r w:rsidR="00854237" w:rsidRPr="006A738C">
        <w:t xml:space="preserve">mostly unknown </w:t>
      </w:r>
      <w:r w:rsidR="008C7237">
        <w:lastRenderedPageBreak/>
        <w:t>ecological niches</w:t>
      </w:r>
      <w:r w:rsidRPr="006A738C">
        <w:t xml:space="preserve"> of oomycetes in natural ecosystems. </w:t>
      </w:r>
      <w:r w:rsidR="009D2814" w:rsidRPr="006A738C">
        <w:t>Assuming the species tested</w:t>
      </w:r>
      <w:r w:rsidR="00CB025B" w:rsidRPr="006A738C">
        <w:t xml:space="preserve"> here</w:t>
      </w:r>
      <w:r w:rsidR="009D2814" w:rsidRPr="006A738C">
        <w:t xml:space="preserve"> are representative of oomycete diversity, many of the taxonomic </w:t>
      </w:r>
      <w:r w:rsidR="001B6E40" w:rsidRPr="006A738C">
        <w:t>classifications</w:t>
      </w:r>
      <w:r w:rsidR="009D2814" w:rsidRPr="006A738C">
        <w:t xml:space="preserve"> of oomycete microbiome</w:t>
      </w:r>
      <w:r w:rsidR="00CB025B" w:rsidRPr="006A738C">
        <w:t>s</w:t>
      </w:r>
      <w:r w:rsidR="009D2814" w:rsidRPr="006A738C">
        <w:t xml:space="preserve"> using ITS1</w:t>
      </w:r>
      <w:r w:rsidR="001B6E40" w:rsidRPr="006A738C">
        <w:t xml:space="preserve"> metabarcoding</w:t>
      </w:r>
      <w:r w:rsidR="009D2814" w:rsidRPr="006A738C">
        <w:t xml:space="preserve"> could be underestimating their true diversity and </w:t>
      </w:r>
      <w:r w:rsidR="001B6E40" w:rsidRPr="006A738C">
        <w:t>misclassifying closely related species</w:t>
      </w:r>
      <w:r w:rsidR="009D2814" w:rsidRPr="006A738C">
        <w:t xml:space="preserve">. </w:t>
      </w:r>
      <w:r w:rsidR="001B6E40" w:rsidRPr="006A738C">
        <w:t xml:space="preserve">Much more research is needed to characterize the natural diversity of oomycetes. </w:t>
      </w:r>
      <w:r w:rsidRPr="006A738C">
        <w:t>Currently, metabarcoding using Illumina sequencing is the most cost-effective technique</w:t>
      </w:r>
      <w:r w:rsidR="00B56F0C" w:rsidRPr="006A738C">
        <w:t xml:space="preserve"> </w:t>
      </w:r>
      <w:r w:rsidR="00B56F0C" w:rsidRPr="006A738C">
        <w:fldChar w:fldCharType="begin"/>
      </w:r>
      <w:r w:rsidR="002D2C82">
        <w:instrText xml:space="preserve"> ADDIN ZOTERO_ITEM CSL_CITATION {"citationID":"q9j3GuKe","properties":{"formattedCitation":"(Tedersoo et al., 2019)","plainCitation":"(Tedersoo et al., 2019)","noteIndex":0},"citationItems":[{"id":"qwswFzrb/8tIqN4ox","uris":["http://zotero.org/users/116661/items/MTPSY5VQ"],"itemData":{"id":6518,"type":"article-journal","container-title":"Molecular Ecology Resources","DOI":"10.1111/1755-0998.12959","ISSN":"1755-098X, 1755-0998","issue":"1","journalAbbreviation":"Mol Ecol Resour","language":"en","page":"47-76","source":"DOI.org (Crossref)","title":"High‐throughput identification and diagnostics of pathogens and pests: Overview and practical recommendations","title-short":"High‐throughput identification and diagnostics of pathogens and pests","volume":"19","author":[{"family":"Tedersoo","given":"Leho"},{"family":"Drenkhan","given":"Rein"},{"family":"Anslan","given":"Sten"},{"family":"Morales‐Rodriguez","given":"Carmen"},{"family":"Cleary","given":"Michelle"}],"issued":{"date-parts":[["2019",1]]}}}],"schema":"https://github.com/citation-style-language/schema/raw/master/csl-citation.json"} </w:instrText>
      </w:r>
      <w:r w:rsidR="00B56F0C" w:rsidRPr="006A738C">
        <w:fldChar w:fldCharType="separate"/>
      </w:r>
      <w:r w:rsidR="00C5301C" w:rsidRPr="006A738C">
        <w:t>(Tedersoo et al., 2019)</w:t>
      </w:r>
      <w:r w:rsidR="00B56F0C" w:rsidRPr="006A738C">
        <w:fldChar w:fldCharType="end"/>
      </w:r>
      <w:r w:rsidRPr="006A738C">
        <w:t xml:space="preserve">. We hope the method presented here will facilitate new insights into oomycete </w:t>
      </w:r>
      <w:r w:rsidR="00854237" w:rsidRPr="006A738C">
        <w:t>bio</w:t>
      </w:r>
      <w:r w:rsidRPr="006A738C">
        <w:t xml:space="preserve">diversity and </w:t>
      </w:r>
      <w:r w:rsidR="00F80AFE" w:rsidRPr="006A738C">
        <w:t>ecology</w:t>
      </w:r>
      <w:r w:rsidRPr="006A738C">
        <w:t xml:space="preserve">, just as robust methods for metabarcoding of fungi and bacteria have revolutionized our understanding of </w:t>
      </w:r>
      <w:r w:rsidR="00FF693D" w:rsidRPr="006A738C">
        <w:t>those</w:t>
      </w:r>
      <w:r w:rsidRPr="006A738C">
        <w:t xml:space="preserve"> organisms in recent decades.</w:t>
      </w:r>
    </w:p>
    <w:p w14:paraId="3E4702A1" w14:textId="77777777" w:rsidR="00C90408" w:rsidRPr="006A738C" w:rsidRDefault="00C90408" w:rsidP="00661F0B">
      <w:pPr>
        <w:widowControl w:val="0"/>
        <w:spacing w:line="480" w:lineRule="auto"/>
        <w:rPr>
          <w:color w:val="000000"/>
        </w:rPr>
      </w:pPr>
    </w:p>
    <w:p w14:paraId="00000059" w14:textId="2519B974" w:rsidR="00096B6A" w:rsidRPr="006A738C" w:rsidRDefault="00D8220A" w:rsidP="00661F0B">
      <w:pPr>
        <w:spacing w:line="480" w:lineRule="auto"/>
        <w:rPr>
          <w:b/>
          <w:color w:val="000000"/>
        </w:rPr>
      </w:pPr>
      <w:r w:rsidRPr="006A738C">
        <w:rPr>
          <w:b/>
          <w:color w:val="000000"/>
        </w:rPr>
        <w:t>ACKNOWLEDGEMENTS</w:t>
      </w:r>
    </w:p>
    <w:p w14:paraId="1D94192C" w14:textId="77777777" w:rsidR="001B4BDD" w:rsidRPr="006A738C" w:rsidRDefault="001B4BDD" w:rsidP="00661F0B">
      <w:pPr>
        <w:spacing w:line="480" w:lineRule="auto"/>
        <w:rPr>
          <w:color w:val="000000"/>
        </w:rPr>
      </w:pPr>
    </w:p>
    <w:p w14:paraId="0000005A" w14:textId="130D9FF3" w:rsidR="00096B6A" w:rsidRPr="006A738C" w:rsidRDefault="00CD5D5B" w:rsidP="00661F0B">
      <w:pPr>
        <w:spacing w:line="480" w:lineRule="auto"/>
        <w:rPr>
          <w:color w:val="000000"/>
        </w:rPr>
      </w:pPr>
      <w:r w:rsidRPr="006A738C">
        <w:rPr>
          <w:color w:val="000000"/>
        </w:rPr>
        <w:t>We thank</w:t>
      </w:r>
      <w:r w:rsidR="00721BE8" w:rsidRPr="006A738C">
        <w:rPr>
          <w:color w:val="000000"/>
        </w:rPr>
        <w:t xml:space="preserve"> S</w:t>
      </w:r>
      <w:r w:rsidR="006A746C" w:rsidRPr="006A738C">
        <w:rPr>
          <w:color w:val="000000"/>
        </w:rPr>
        <w:t>teve</w:t>
      </w:r>
      <w:r w:rsidR="001B4BDD" w:rsidRPr="006A738C">
        <w:rPr>
          <w:color w:val="000000"/>
        </w:rPr>
        <w:t xml:space="preserve"> </w:t>
      </w:r>
      <w:r w:rsidR="0012507E" w:rsidRPr="006A738C">
        <w:rPr>
          <w:color w:val="000000"/>
        </w:rPr>
        <w:t>Klosterman</w:t>
      </w:r>
      <w:r w:rsidR="000A2859" w:rsidRPr="006A738C">
        <w:rPr>
          <w:color w:val="000000"/>
        </w:rPr>
        <w:t xml:space="preserve">, </w:t>
      </w:r>
      <w:r w:rsidR="0012507E" w:rsidRPr="006A738C">
        <w:rPr>
          <w:color w:val="000000"/>
        </w:rPr>
        <w:t>B</w:t>
      </w:r>
      <w:r w:rsidR="00973259" w:rsidRPr="006A738C">
        <w:rPr>
          <w:color w:val="000000"/>
        </w:rPr>
        <w:t>rett</w:t>
      </w:r>
      <w:r w:rsidR="0012507E" w:rsidRPr="006A738C">
        <w:rPr>
          <w:color w:val="000000"/>
        </w:rPr>
        <w:t xml:space="preserve"> Smith</w:t>
      </w:r>
      <w:r w:rsidR="000A2859" w:rsidRPr="006A738C">
        <w:rPr>
          <w:color w:val="000000"/>
        </w:rPr>
        <w:t>, and Annette Dodge</w:t>
      </w:r>
      <w:r w:rsidR="0012507E" w:rsidRPr="006A738C">
        <w:rPr>
          <w:color w:val="000000"/>
        </w:rPr>
        <w:t xml:space="preserve"> </w:t>
      </w:r>
      <w:r w:rsidRPr="006A738C">
        <w:rPr>
          <w:color w:val="000000"/>
        </w:rPr>
        <w:t xml:space="preserve">for providing reference DNA. The work was supported in part by: National Science Foundation grant # DEB-1542681 to NJG, FAJ, and BMT; the USDA-ARS CRIS Project 2072-22000-039-00D to NJG; </w:t>
      </w:r>
      <w:r w:rsidR="001F19FD" w:rsidRPr="006A738C">
        <w:rPr>
          <w:color w:val="000000"/>
        </w:rPr>
        <w:t xml:space="preserve">Project 2038-22000-015-00D to FNM; </w:t>
      </w:r>
      <w:r w:rsidRPr="006A738C">
        <w:rPr>
          <w:color w:val="000000"/>
        </w:rPr>
        <w:t xml:space="preserve">and the USDA-ARS Floriculture Nursery Initiative research programs to NJG. </w:t>
      </w:r>
    </w:p>
    <w:p w14:paraId="324B0B7A" w14:textId="77777777" w:rsidR="00C90408" w:rsidRPr="006A738C" w:rsidRDefault="00C90408" w:rsidP="00661F0B">
      <w:pPr>
        <w:widowControl w:val="0"/>
        <w:spacing w:line="480" w:lineRule="auto"/>
        <w:rPr>
          <w:color w:val="000000"/>
        </w:rPr>
      </w:pPr>
    </w:p>
    <w:p w14:paraId="0000005C" w14:textId="6CDBE474" w:rsidR="00096B6A" w:rsidRPr="006A738C" w:rsidRDefault="00D8220A" w:rsidP="00661F0B">
      <w:pPr>
        <w:spacing w:line="480" w:lineRule="auto"/>
        <w:rPr>
          <w:b/>
          <w:color w:val="000000"/>
        </w:rPr>
      </w:pPr>
      <w:r w:rsidRPr="006A738C">
        <w:rPr>
          <w:b/>
          <w:color w:val="000000"/>
        </w:rPr>
        <w:t>AUTHOR CONTRIBUTIONS</w:t>
      </w:r>
    </w:p>
    <w:p w14:paraId="6473540E" w14:textId="77777777" w:rsidR="00D60D25" w:rsidRPr="006A738C" w:rsidRDefault="00D60D25" w:rsidP="00661F0B">
      <w:pPr>
        <w:spacing w:line="480" w:lineRule="auto"/>
        <w:rPr>
          <w:color w:val="000000"/>
        </w:rPr>
      </w:pPr>
    </w:p>
    <w:p w14:paraId="466B24DA" w14:textId="03679577" w:rsidR="004A34A1" w:rsidRPr="006A738C" w:rsidRDefault="00CD5D5B" w:rsidP="00661F0B">
      <w:pPr>
        <w:spacing w:line="480" w:lineRule="auto"/>
        <w:rPr>
          <w:color w:val="000000"/>
        </w:rPr>
      </w:pPr>
      <w:r w:rsidRPr="006A738C">
        <w:rPr>
          <w:color w:val="000000"/>
        </w:rPr>
        <w:t xml:space="preserve">NJG and FNM conceived and designed the study. FNM identified </w:t>
      </w:r>
      <w:r w:rsidRPr="006A738C">
        <w:rPr>
          <w:i/>
          <w:color w:val="000000"/>
        </w:rPr>
        <w:t>rps10</w:t>
      </w:r>
      <w:r w:rsidRPr="006A738C">
        <w:rPr>
          <w:color w:val="000000"/>
        </w:rPr>
        <w:t xml:space="preserve"> as a candidate locus for metabarcoding. </w:t>
      </w:r>
      <w:r w:rsidR="00C90408" w:rsidRPr="006A738C">
        <w:rPr>
          <w:color w:val="000000"/>
        </w:rPr>
        <w:t xml:space="preserve">ZSLF, VJF, MML, </w:t>
      </w:r>
      <w:r w:rsidRPr="006A738C">
        <w:rPr>
          <w:color w:val="000000"/>
        </w:rPr>
        <w:t>FE</w:t>
      </w:r>
      <w:r w:rsidR="00443AF4" w:rsidRPr="006A738C">
        <w:rPr>
          <w:color w:val="000000"/>
        </w:rPr>
        <w:t>A</w:t>
      </w:r>
      <w:r w:rsidRPr="006A738C">
        <w:rPr>
          <w:color w:val="000000"/>
        </w:rPr>
        <w:t>, FAJ</w:t>
      </w:r>
      <w:r w:rsidR="00BC6EA1" w:rsidRPr="006A738C">
        <w:rPr>
          <w:color w:val="000000"/>
        </w:rPr>
        <w:t>,</w:t>
      </w:r>
      <w:r w:rsidRPr="006A738C">
        <w:rPr>
          <w:color w:val="000000"/>
        </w:rPr>
        <w:t xml:space="preserve"> and NJG conducted field sampling. </w:t>
      </w:r>
      <w:r w:rsidR="00C90408" w:rsidRPr="006A738C">
        <w:rPr>
          <w:color w:val="000000"/>
        </w:rPr>
        <w:t xml:space="preserve">VJF, MML, </w:t>
      </w:r>
      <w:r w:rsidRPr="006A738C">
        <w:rPr>
          <w:color w:val="000000"/>
        </w:rPr>
        <w:t xml:space="preserve">ZSLF, </w:t>
      </w:r>
      <w:r w:rsidR="00C90408" w:rsidRPr="006A738C">
        <w:rPr>
          <w:color w:val="000000"/>
        </w:rPr>
        <w:t>and FE</w:t>
      </w:r>
      <w:r w:rsidR="00443AF4" w:rsidRPr="006A738C">
        <w:rPr>
          <w:color w:val="000000"/>
        </w:rPr>
        <w:t>A</w:t>
      </w:r>
      <w:r w:rsidR="00C90408" w:rsidRPr="006A738C">
        <w:rPr>
          <w:color w:val="000000"/>
        </w:rPr>
        <w:t xml:space="preserve"> </w:t>
      </w:r>
      <w:r w:rsidRPr="006A738C">
        <w:rPr>
          <w:color w:val="000000"/>
        </w:rPr>
        <w:t xml:space="preserve">validated the </w:t>
      </w:r>
      <w:r w:rsidRPr="006A738C">
        <w:rPr>
          <w:i/>
          <w:color w:val="000000"/>
        </w:rPr>
        <w:t>rps10</w:t>
      </w:r>
      <w:r w:rsidRPr="006A738C">
        <w:rPr>
          <w:color w:val="000000"/>
        </w:rPr>
        <w:t xml:space="preserve"> locus. ZSLF</w:t>
      </w:r>
      <w:r w:rsidR="00C90408" w:rsidRPr="006A738C">
        <w:rPr>
          <w:color w:val="000000"/>
        </w:rPr>
        <w:t xml:space="preserve"> </w:t>
      </w:r>
      <w:r w:rsidRPr="006A738C">
        <w:rPr>
          <w:color w:val="000000"/>
        </w:rPr>
        <w:t xml:space="preserve">analyzed sequencing data from metabarcoding. FNM, HDTN, </w:t>
      </w:r>
      <w:r w:rsidR="00C90408" w:rsidRPr="006A738C">
        <w:rPr>
          <w:color w:val="000000"/>
        </w:rPr>
        <w:t>T</w:t>
      </w:r>
      <w:r w:rsidR="00870C52">
        <w:rPr>
          <w:color w:val="000000"/>
        </w:rPr>
        <w:t>I</w:t>
      </w:r>
      <w:r w:rsidR="00C90408" w:rsidRPr="006A738C">
        <w:rPr>
          <w:color w:val="000000"/>
        </w:rPr>
        <w:t xml:space="preserve">B, CR, </w:t>
      </w:r>
      <w:r w:rsidRPr="006A738C">
        <w:rPr>
          <w:color w:val="000000"/>
        </w:rPr>
        <w:t xml:space="preserve">and NJG provided reference DNA or sequences for </w:t>
      </w:r>
      <w:r w:rsidRPr="006A738C">
        <w:rPr>
          <w:color w:val="000000"/>
        </w:rPr>
        <w:lastRenderedPageBreak/>
        <w:t>the reference database. ZSLF, VJF, MML, and NJG developed</w:t>
      </w:r>
      <w:r w:rsidR="007C4947" w:rsidRPr="006A738C">
        <w:rPr>
          <w:color w:val="000000"/>
        </w:rPr>
        <w:t xml:space="preserve"> and maintain</w:t>
      </w:r>
      <w:r w:rsidRPr="006A738C">
        <w:rPr>
          <w:color w:val="000000"/>
        </w:rPr>
        <w:t xml:space="preserve"> the oomycete-DB database</w:t>
      </w:r>
      <w:r w:rsidR="00C90408" w:rsidRPr="006A738C">
        <w:rPr>
          <w:color w:val="000000"/>
        </w:rPr>
        <w:t xml:space="preserve"> and website</w:t>
      </w:r>
      <w:r w:rsidRPr="006A738C">
        <w:rPr>
          <w:color w:val="000000"/>
        </w:rPr>
        <w:t xml:space="preserve">. BMT, </w:t>
      </w:r>
      <w:r w:rsidR="002212C6" w:rsidRPr="006A738C">
        <w:rPr>
          <w:color w:val="000000"/>
        </w:rPr>
        <w:t>FAJ</w:t>
      </w:r>
      <w:r w:rsidR="00BC6EA1" w:rsidRPr="006A738C">
        <w:rPr>
          <w:color w:val="000000"/>
        </w:rPr>
        <w:t>,</w:t>
      </w:r>
      <w:r w:rsidR="002212C6" w:rsidRPr="006A738C">
        <w:rPr>
          <w:color w:val="000000"/>
        </w:rPr>
        <w:t xml:space="preserve"> </w:t>
      </w:r>
      <w:r w:rsidRPr="006A738C">
        <w:rPr>
          <w:color w:val="000000"/>
        </w:rPr>
        <w:t>and NJG</w:t>
      </w:r>
      <w:r w:rsidR="006B5AB0" w:rsidRPr="006A738C">
        <w:rPr>
          <w:color w:val="000000"/>
        </w:rPr>
        <w:t xml:space="preserve"> were responsible for overall project design and</w:t>
      </w:r>
      <w:r w:rsidRPr="006A738C">
        <w:rPr>
          <w:color w:val="000000"/>
        </w:rPr>
        <w:t xml:space="preserve"> obtained funding. All authors edited and approved the final version of the manuscript. </w:t>
      </w:r>
    </w:p>
    <w:p w14:paraId="3C82EDF7" w14:textId="77777777" w:rsidR="001B4BDD" w:rsidRPr="006A738C" w:rsidRDefault="001B4BDD" w:rsidP="009F0723">
      <w:pPr>
        <w:spacing w:line="360" w:lineRule="auto"/>
        <w:rPr>
          <w:color w:val="000000"/>
        </w:rPr>
      </w:pPr>
    </w:p>
    <w:p w14:paraId="00000063" w14:textId="1FE488BB" w:rsidR="00096B6A" w:rsidRPr="006A738C" w:rsidRDefault="00D8220A" w:rsidP="009F0723">
      <w:pPr>
        <w:spacing w:line="360" w:lineRule="auto"/>
        <w:rPr>
          <w:b/>
          <w:color w:val="000000"/>
        </w:rPr>
      </w:pPr>
      <w:r w:rsidRPr="006A738C">
        <w:rPr>
          <w:b/>
          <w:color w:val="000000"/>
        </w:rPr>
        <w:t>REFERENCES</w:t>
      </w:r>
    </w:p>
    <w:p w14:paraId="709F6503" w14:textId="77777777" w:rsidR="001B4BDD" w:rsidRPr="006A738C" w:rsidRDefault="001B4BDD" w:rsidP="009F0723">
      <w:pPr>
        <w:spacing w:line="360" w:lineRule="auto"/>
        <w:rPr>
          <w:bCs/>
          <w:color w:val="000000"/>
        </w:rPr>
      </w:pPr>
    </w:p>
    <w:p w14:paraId="61A1945A" w14:textId="77777777" w:rsidR="00134EDC" w:rsidRDefault="00B30A81" w:rsidP="00134EDC">
      <w:pPr>
        <w:pStyle w:val="Bibliography"/>
      </w:pPr>
      <w:r w:rsidRPr="006A738C">
        <w:rPr>
          <w:color w:val="000000"/>
        </w:rPr>
        <w:fldChar w:fldCharType="begin"/>
      </w:r>
      <w:r w:rsidR="00C5301C" w:rsidRPr="006A738C">
        <w:rPr>
          <w:color w:val="000000"/>
        </w:rPr>
        <w:instrText xml:space="preserve"> ADDIN ZOTERO_BIBL {"uncited":[],"omitted":[],"custom":[]} CSL_BIBLIOGRAPHY </w:instrText>
      </w:r>
      <w:r w:rsidRPr="006A738C">
        <w:rPr>
          <w:color w:val="000000"/>
        </w:rPr>
        <w:fldChar w:fldCharType="separate"/>
      </w:r>
      <w:r w:rsidR="00134EDC">
        <w:t xml:space="preserve">Altschul, S. F., Gish, W., Miller, W., Myers, E. W., &amp; Lipman, D. J. (1990). Basic local alignment search tool. </w:t>
      </w:r>
      <w:r w:rsidR="00134EDC">
        <w:rPr>
          <w:i/>
          <w:iCs/>
        </w:rPr>
        <w:t>Journal of Molecular Biology</w:t>
      </w:r>
      <w:r w:rsidR="00134EDC">
        <w:t xml:space="preserve">, </w:t>
      </w:r>
      <w:r w:rsidR="00134EDC">
        <w:rPr>
          <w:i/>
          <w:iCs/>
        </w:rPr>
        <w:t>215</w:t>
      </w:r>
      <w:r w:rsidR="00134EDC">
        <w:t>(3), 403–410.</w:t>
      </w:r>
    </w:p>
    <w:p w14:paraId="0EC531D7" w14:textId="77777777" w:rsidR="00134EDC" w:rsidRDefault="00134EDC" w:rsidP="00134EDC">
      <w:pPr>
        <w:pStyle w:val="Bibliography"/>
      </w:pPr>
      <w:r>
        <w:t xml:space="preserve">Andersson, S. G. E., Zomorodipour, A., Andersson, J. O., Sicheritz-Pontén, T., Alsmark, U. C. M., Podowski, R. M., … Kurland, C. G. (1998). The genome sequence of </w:t>
      </w:r>
      <w:r>
        <w:rPr>
          <w:i/>
          <w:iCs/>
        </w:rPr>
        <w:t>Rickettsia prowazekii</w:t>
      </w:r>
      <w:r>
        <w:t xml:space="preserve"> and the origin of mitochondria. </w:t>
      </w:r>
      <w:r>
        <w:rPr>
          <w:i/>
          <w:iCs/>
        </w:rPr>
        <w:t>Nature</w:t>
      </w:r>
      <w:r>
        <w:t xml:space="preserve">, </w:t>
      </w:r>
      <w:r>
        <w:rPr>
          <w:i/>
          <w:iCs/>
        </w:rPr>
        <w:t>396</w:t>
      </w:r>
      <w:r>
        <w:t>(6707), 133–140. doi: 10.1038/24094</w:t>
      </w:r>
    </w:p>
    <w:p w14:paraId="3E15C339" w14:textId="77777777" w:rsidR="00134EDC" w:rsidRDefault="00134EDC" w:rsidP="00134EDC">
      <w:pPr>
        <w:pStyle w:val="Bibliography"/>
      </w:pPr>
      <w:r>
        <w:t xml:space="preserve">Augspurger, C. K., &amp; Wilkinson, H. T. (2007). Host specificity of pathogenic </w:t>
      </w:r>
      <w:r>
        <w:rPr>
          <w:i/>
          <w:iCs/>
        </w:rPr>
        <w:t>Pythium</w:t>
      </w:r>
      <w:r>
        <w:t xml:space="preserve"> species: Implications for tree species diversity. </w:t>
      </w:r>
      <w:r>
        <w:rPr>
          <w:i/>
          <w:iCs/>
        </w:rPr>
        <w:t>Biotropica</w:t>
      </w:r>
      <w:r>
        <w:t xml:space="preserve">, </w:t>
      </w:r>
      <w:r>
        <w:rPr>
          <w:i/>
          <w:iCs/>
        </w:rPr>
        <w:t>39</w:t>
      </w:r>
      <w:r>
        <w:t>(6), 702–708. doi: 10.1111/j.1744-7429.2007.00326.x</w:t>
      </w:r>
    </w:p>
    <w:p w14:paraId="63EF2B6F" w14:textId="77777777" w:rsidR="00134EDC" w:rsidRDefault="00134EDC" w:rsidP="00134EDC">
      <w:pPr>
        <w:pStyle w:val="Bibliography"/>
      </w:pPr>
      <w:r>
        <w:t xml:space="preserve">Baldauf, S. L., Roger, A. J., Wenk-Siefert, I., &amp; Doolittle, W. F. (2000). A kingdom-level phylogeny of eukaryotes based on combined protein data. </w:t>
      </w:r>
      <w:r>
        <w:rPr>
          <w:i/>
          <w:iCs/>
        </w:rPr>
        <w:t>Science (New York, N.Y.)</w:t>
      </w:r>
      <w:r>
        <w:t xml:space="preserve">, </w:t>
      </w:r>
      <w:r>
        <w:rPr>
          <w:i/>
          <w:iCs/>
        </w:rPr>
        <w:t>290</w:t>
      </w:r>
      <w:r>
        <w:t>(5493), 972–977.</w:t>
      </w:r>
    </w:p>
    <w:p w14:paraId="69623756" w14:textId="77777777" w:rsidR="00134EDC" w:rsidRDefault="00134EDC" w:rsidP="00134EDC">
      <w:pPr>
        <w:pStyle w:val="Bibliography"/>
      </w:pPr>
      <w:r>
        <w:t xml:space="preserve">Brasier, C., &amp; Webber, J. (2010). Plant pathology: Sudden larch death. </w:t>
      </w:r>
      <w:r>
        <w:rPr>
          <w:i/>
          <w:iCs/>
        </w:rPr>
        <w:t>Nature</w:t>
      </w:r>
      <w:r>
        <w:t xml:space="preserve">, </w:t>
      </w:r>
      <w:r>
        <w:rPr>
          <w:i/>
          <w:iCs/>
        </w:rPr>
        <w:t>466</w:t>
      </w:r>
      <w:r>
        <w:t>(7308), 824–825. doi: 10.1038/466824a</w:t>
      </w:r>
    </w:p>
    <w:p w14:paraId="77F1BB4D" w14:textId="77777777" w:rsidR="00134EDC" w:rsidRDefault="00134EDC" w:rsidP="00134EDC">
      <w:pPr>
        <w:pStyle w:val="Bibliography"/>
      </w:pPr>
      <w:r>
        <w:t xml:space="preserve">Bukin, Yu. S., Galachyants, Yu. P., Morozov, I. V., Bukin, S. V., Zakharenko, A. S., &amp; Zemskaya, T. I. (2019). The effect of 16S rRNA region choice on bacterial community metabarcoding results. </w:t>
      </w:r>
      <w:r>
        <w:rPr>
          <w:i/>
          <w:iCs/>
        </w:rPr>
        <w:t>Scientific Data</w:t>
      </w:r>
      <w:r>
        <w:t xml:space="preserve">, </w:t>
      </w:r>
      <w:r>
        <w:rPr>
          <w:i/>
          <w:iCs/>
        </w:rPr>
        <w:t>6</w:t>
      </w:r>
      <w:r>
        <w:t>(1), 190007. doi: 10.1038/sdata.2019.7</w:t>
      </w:r>
    </w:p>
    <w:p w14:paraId="0FAB69BE" w14:textId="77777777" w:rsidR="00134EDC" w:rsidRDefault="00134EDC" w:rsidP="00134EDC">
      <w:pPr>
        <w:pStyle w:val="Bibliography"/>
      </w:pPr>
      <w:r>
        <w:lastRenderedPageBreak/>
        <w:t xml:space="preserve">Burgess, T. I., Scott, J. K., Mcdougall, K. L., Stukely, M. J. C., Crane, C., Dunstan, W. A., … Hardy, G. E. St. J. (2017). Current and projected global distribution of </w:t>
      </w:r>
      <w:r>
        <w:rPr>
          <w:i/>
          <w:iCs/>
        </w:rPr>
        <w:t>Phytophthora cinnamomi</w:t>
      </w:r>
      <w:r>
        <w:t xml:space="preserve">, one of the world’s worst plant pathogens. </w:t>
      </w:r>
      <w:r>
        <w:rPr>
          <w:i/>
          <w:iCs/>
        </w:rPr>
        <w:t>Global Change Biology</w:t>
      </w:r>
      <w:r>
        <w:t xml:space="preserve">, </w:t>
      </w:r>
      <w:r>
        <w:rPr>
          <w:i/>
          <w:iCs/>
        </w:rPr>
        <w:t>23</w:t>
      </w:r>
      <w:r>
        <w:t>(4), 1661–1674. doi: 10.1111/gcb.13492</w:t>
      </w:r>
    </w:p>
    <w:p w14:paraId="3E045FBC" w14:textId="77777777" w:rsidR="00134EDC" w:rsidRDefault="00134EDC" w:rsidP="00134EDC">
      <w:pPr>
        <w:pStyle w:val="Bibliography"/>
      </w:pPr>
      <w:r>
        <w:t xml:space="preserve">Cahill, D. M., Rookes, J. E., Wilson, B. A., Gibson, L., &amp; McDougall, K. L. (2008). </w:t>
      </w:r>
      <w:r>
        <w:rPr>
          <w:i/>
          <w:iCs/>
        </w:rPr>
        <w:t>Phytophthora cinnamomi</w:t>
      </w:r>
      <w:r>
        <w:t xml:space="preserve"> and Australia’s biodiversity: Impacts, predictions and progress towards control. </w:t>
      </w:r>
      <w:r>
        <w:rPr>
          <w:i/>
          <w:iCs/>
        </w:rPr>
        <w:t>Australian Journal of Botany</w:t>
      </w:r>
      <w:r>
        <w:t xml:space="preserve">, </w:t>
      </w:r>
      <w:r>
        <w:rPr>
          <w:i/>
          <w:iCs/>
        </w:rPr>
        <w:t>56</w:t>
      </w:r>
      <w:r>
        <w:t>(4), 279. doi: 10.1071/BT07159</w:t>
      </w:r>
    </w:p>
    <w:p w14:paraId="48D9949A" w14:textId="77777777" w:rsidR="00134EDC" w:rsidRDefault="00134EDC" w:rsidP="00134EDC">
      <w:pPr>
        <w:pStyle w:val="Bibliography"/>
      </w:pPr>
      <w:r>
        <w:t xml:space="preserve">Callahan, B. J., McMurdie, P. J., &amp; Holmes, S. P. (2017). Exact sequence variants should replace operational taxonomic units in marker-gene data analysis. </w:t>
      </w:r>
      <w:r>
        <w:rPr>
          <w:i/>
          <w:iCs/>
        </w:rPr>
        <w:t>The ISME Journal</w:t>
      </w:r>
      <w:r>
        <w:t xml:space="preserve">, </w:t>
      </w:r>
      <w:r>
        <w:rPr>
          <w:i/>
          <w:iCs/>
        </w:rPr>
        <w:t>11</w:t>
      </w:r>
      <w:r>
        <w:t>(12), 2639.</w:t>
      </w:r>
    </w:p>
    <w:p w14:paraId="5E26A199" w14:textId="77777777" w:rsidR="00134EDC" w:rsidRDefault="00134EDC" w:rsidP="00134EDC">
      <w:pPr>
        <w:pStyle w:val="Bibliography"/>
      </w:pPr>
      <w:r>
        <w:t xml:space="preserve">Callahan, B. J., McMurdie, P. J., Rosen, M. J., Han, A. W., Johnson, A. J. A., &amp; Holmes, S. P. (2016). DADA2: High-resolution sample inference from Illumina amplicon data. </w:t>
      </w:r>
      <w:r>
        <w:rPr>
          <w:i/>
          <w:iCs/>
        </w:rPr>
        <w:t>Nature Methods</w:t>
      </w:r>
      <w:r>
        <w:t xml:space="preserve">, </w:t>
      </w:r>
      <w:r>
        <w:rPr>
          <w:i/>
          <w:iCs/>
        </w:rPr>
        <w:t>13</w:t>
      </w:r>
      <w:r>
        <w:t>(7), 581–583. doi: 10.1038/nmeth.3869</w:t>
      </w:r>
    </w:p>
    <w:p w14:paraId="0B1259A1" w14:textId="77777777" w:rsidR="00134EDC" w:rsidRDefault="00134EDC" w:rsidP="00134EDC">
      <w:pPr>
        <w:pStyle w:val="Bibliography"/>
      </w:pPr>
      <w:r>
        <w:t xml:space="preserve">Chen, W., Zhang, C. K., Cheng, Y., Zhang, S., &amp; Zhao, H. (2013). A comparison of methods for clustering 16S rRNA sequences into OTUs. </w:t>
      </w:r>
      <w:r>
        <w:rPr>
          <w:i/>
          <w:iCs/>
        </w:rPr>
        <w:t>PloS One</w:t>
      </w:r>
      <w:r>
        <w:t xml:space="preserve">, </w:t>
      </w:r>
      <w:r>
        <w:rPr>
          <w:i/>
          <w:iCs/>
        </w:rPr>
        <w:t>8</w:t>
      </w:r>
      <w:r>
        <w:t>(8), e70837.</w:t>
      </w:r>
    </w:p>
    <w:p w14:paraId="5A05304E" w14:textId="77777777" w:rsidR="00134EDC" w:rsidRDefault="00134EDC" w:rsidP="00134EDC">
      <w:pPr>
        <w:pStyle w:val="Bibliography"/>
      </w:pPr>
      <w:r>
        <w:t xml:space="preserve">Choi, Y.-J., Beakes, G., Glockling, S., Kruse, J., Nam, B., Nigrelli, L., … Thines, M. (2015). Towards a universal barcode of oomycetes—A comparison of the </w:t>
      </w:r>
      <w:r>
        <w:rPr>
          <w:i/>
          <w:iCs/>
        </w:rPr>
        <w:t>cox</w:t>
      </w:r>
      <w:r>
        <w:t xml:space="preserve">1 and </w:t>
      </w:r>
      <w:r>
        <w:rPr>
          <w:i/>
          <w:iCs/>
        </w:rPr>
        <w:t>cox</w:t>
      </w:r>
      <w:r>
        <w:t xml:space="preserve">2 loci. </w:t>
      </w:r>
      <w:r>
        <w:rPr>
          <w:i/>
          <w:iCs/>
        </w:rPr>
        <w:t>Molecular Ecology Resources</w:t>
      </w:r>
      <w:r>
        <w:t xml:space="preserve">, </w:t>
      </w:r>
      <w:r>
        <w:rPr>
          <w:i/>
          <w:iCs/>
        </w:rPr>
        <w:t>15</w:t>
      </w:r>
      <w:r>
        <w:t>(6), 1275–1288. doi: 10.1111/1755-0998.12398</w:t>
      </w:r>
    </w:p>
    <w:p w14:paraId="141B10BB" w14:textId="77777777" w:rsidR="00134EDC" w:rsidRDefault="00134EDC" w:rsidP="00134EDC">
      <w:pPr>
        <w:pStyle w:val="Bibliography"/>
      </w:pPr>
      <w:r>
        <w:t xml:space="preserve">Coince, A., Caël, O., Bach, C., Lengellé, J., Cruaud, C., Gavory, F., … Buée, M. (2013). Below-ground fine-scale distribution and soil versus fine root detection of fungal and soil oomycete communities in a French beech forest. </w:t>
      </w:r>
      <w:r>
        <w:rPr>
          <w:i/>
          <w:iCs/>
        </w:rPr>
        <w:t>Fungal Ecology</w:t>
      </w:r>
      <w:r>
        <w:t xml:space="preserve">, </w:t>
      </w:r>
      <w:r>
        <w:rPr>
          <w:i/>
          <w:iCs/>
        </w:rPr>
        <w:t>6</w:t>
      </w:r>
      <w:r>
        <w:t>(3), 223–235. doi: 10.1016/j.funeco.2013.01.002</w:t>
      </w:r>
    </w:p>
    <w:p w14:paraId="6D5D9B17" w14:textId="77777777" w:rsidR="00134EDC" w:rsidRDefault="00134EDC" w:rsidP="00134EDC">
      <w:pPr>
        <w:pStyle w:val="Bibliography"/>
      </w:pPr>
      <w:r>
        <w:lastRenderedPageBreak/>
        <w:t xml:space="preserve">Cooke, D. E. L., Drenth, A., Duncan, J. M., Wagels, G., &amp; Brasier, C. M. (2000). A molecular phylogeny of </w:t>
      </w:r>
      <w:r>
        <w:rPr>
          <w:i/>
          <w:iCs/>
        </w:rPr>
        <w:t>Phytophthora</w:t>
      </w:r>
      <w:r>
        <w:t xml:space="preserve"> and related Oomycetes. </w:t>
      </w:r>
      <w:r>
        <w:rPr>
          <w:i/>
          <w:iCs/>
        </w:rPr>
        <w:t>Fungal Genetics and Biology</w:t>
      </w:r>
      <w:r>
        <w:t xml:space="preserve">, </w:t>
      </w:r>
      <w:r>
        <w:rPr>
          <w:i/>
          <w:iCs/>
        </w:rPr>
        <w:t>30</w:t>
      </w:r>
      <w:r>
        <w:t>, 17-32. doi: 10.1006/fgbi.2000.1202</w:t>
      </w:r>
    </w:p>
    <w:p w14:paraId="3B13B44C" w14:textId="77777777" w:rsidR="00134EDC" w:rsidRDefault="00134EDC" w:rsidP="00134EDC">
      <w:pPr>
        <w:pStyle w:val="Bibliography"/>
      </w:pPr>
      <w:r>
        <w:t xml:space="preserve">Cristescu, M. E. (2014). From barcoding single individuals to metabarcoding biological communities: Towards an integrative approach to the study of global biodiversity. </w:t>
      </w:r>
      <w:r>
        <w:rPr>
          <w:i/>
          <w:iCs/>
        </w:rPr>
        <w:t>Trends in Ecology &amp; Evolution</w:t>
      </w:r>
      <w:r>
        <w:t xml:space="preserve">, </w:t>
      </w:r>
      <w:r>
        <w:rPr>
          <w:i/>
          <w:iCs/>
        </w:rPr>
        <w:t>29</w:t>
      </w:r>
      <w:r>
        <w:t>(10), 566–571. doi: 10.1016/j.tree.2014.08.001</w:t>
      </w:r>
    </w:p>
    <w:p w14:paraId="7DF893A8" w14:textId="77777777" w:rsidR="00134EDC" w:rsidRDefault="00134EDC" w:rsidP="00134EDC">
      <w:pPr>
        <w:pStyle w:val="Bibliography"/>
      </w:pPr>
      <w:r>
        <w:t xml:space="preserve">Esmaeili Taheri, A., Chatterton, S., Gossen, B., &amp; McLaren, D. (2017). Degenerate ITS7 primer enhances oomycete community coverage and PCR sensitivity to Aphanomyces species, economically important plant pathogens. </w:t>
      </w:r>
      <w:r>
        <w:rPr>
          <w:i/>
          <w:iCs/>
        </w:rPr>
        <w:t>Canadian Journal of Microbiology</w:t>
      </w:r>
      <w:r>
        <w:t xml:space="preserve">, </w:t>
      </w:r>
      <w:r>
        <w:rPr>
          <w:i/>
          <w:iCs/>
        </w:rPr>
        <w:t>63</w:t>
      </w:r>
      <w:r>
        <w:t>(9), 769–779.</w:t>
      </w:r>
    </w:p>
    <w:p w14:paraId="4445A23F" w14:textId="77777777" w:rsidR="00134EDC" w:rsidRDefault="00134EDC" w:rsidP="00134EDC">
      <w:pPr>
        <w:pStyle w:val="Bibliography"/>
      </w:pPr>
      <w:r>
        <w:t xml:space="preserve">Fiore-Donno, A. M., &amp; Bonkowski, M. (2021). Different community compositions between obligate and facultative oomycete plant parasites in a landscape-scale metabarcoding survey. </w:t>
      </w:r>
      <w:r>
        <w:rPr>
          <w:i/>
          <w:iCs/>
        </w:rPr>
        <w:t>Biology and Fertility of Soils</w:t>
      </w:r>
      <w:r>
        <w:t xml:space="preserve">, </w:t>
      </w:r>
      <w:r>
        <w:rPr>
          <w:i/>
          <w:iCs/>
        </w:rPr>
        <w:t>57</w:t>
      </w:r>
      <w:r>
        <w:t>(2), 245–256.</w:t>
      </w:r>
    </w:p>
    <w:p w14:paraId="3E6E1B6F" w14:textId="77777777" w:rsidR="00134EDC" w:rsidRDefault="00134EDC" w:rsidP="00134EDC">
      <w:pPr>
        <w:pStyle w:val="Bibliography"/>
      </w:pPr>
      <w:r>
        <w:t xml:space="preserve">Foster, Z. S. L., Chamberlain, S., &amp; Grünwald, N. J. (2018). Taxa: An R package implementing data standards and methods for taxonomic data. </w:t>
      </w:r>
      <w:r>
        <w:rPr>
          <w:i/>
          <w:iCs/>
        </w:rPr>
        <w:t>F1000Research</w:t>
      </w:r>
      <w:r>
        <w:t xml:space="preserve">, </w:t>
      </w:r>
      <w:r>
        <w:rPr>
          <w:i/>
          <w:iCs/>
        </w:rPr>
        <w:t>7</w:t>
      </w:r>
      <w:r>
        <w:t>, 272. doi: 10.12688/f1000research.14013.2</w:t>
      </w:r>
    </w:p>
    <w:p w14:paraId="211F5548" w14:textId="77777777" w:rsidR="00134EDC" w:rsidRDefault="00134EDC" w:rsidP="00134EDC">
      <w:pPr>
        <w:pStyle w:val="Bibliography"/>
      </w:pPr>
      <w:r>
        <w:t xml:space="preserve">Foster, Z. S. L., Sharpton, T. J., &amp; Grünwald, N. J. (2017). Metacoder: An R package for visualization and manipulation of community taxonomic diversity data. </w:t>
      </w:r>
      <w:r>
        <w:rPr>
          <w:i/>
          <w:iCs/>
        </w:rPr>
        <w:t>PLOS Computational Biology</w:t>
      </w:r>
      <w:r>
        <w:t xml:space="preserve">, </w:t>
      </w:r>
      <w:r>
        <w:rPr>
          <w:i/>
          <w:iCs/>
        </w:rPr>
        <w:t>13</w:t>
      </w:r>
      <w:r>
        <w:t>(2), e1005404. doi: 10.1371/journal.pcbi.1005404</w:t>
      </w:r>
    </w:p>
    <w:p w14:paraId="4A176A78" w14:textId="77777777" w:rsidR="00134EDC" w:rsidRDefault="00134EDC" w:rsidP="00134EDC">
      <w:pPr>
        <w:pStyle w:val="Bibliography"/>
      </w:pPr>
      <w:r>
        <w:t xml:space="preserve">Foster, Z. S. L., Weiland, J. E., Scagel, C. F., &amp; Grünwald, N. J. (2020). The composition of the fungal and oomycete microbiome of </w:t>
      </w:r>
      <w:r>
        <w:rPr>
          <w:i/>
          <w:iCs/>
        </w:rPr>
        <w:t>Rhododendron</w:t>
      </w:r>
      <w:r>
        <w:t xml:space="preserve"> roots under varying growth conditions, nurseries, and cultivars. </w:t>
      </w:r>
      <w:r>
        <w:rPr>
          <w:i/>
          <w:iCs/>
        </w:rPr>
        <w:t>Phytobiomes Journal</w:t>
      </w:r>
      <w:r>
        <w:t>, PBIOMES-09-19-0. doi: 10.1094/PBIOMES-09-19-0052-R</w:t>
      </w:r>
    </w:p>
    <w:p w14:paraId="7F5C6A16" w14:textId="77777777" w:rsidR="00134EDC" w:rsidRDefault="00134EDC" w:rsidP="00134EDC">
      <w:pPr>
        <w:pStyle w:val="Bibliography"/>
      </w:pPr>
      <w:r>
        <w:lastRenderedPageBreak/>
        <w:t xml:space="preserve">Fry, W. (2008). </w:t>
      </w:r>
      <w:r>
        <w:rPr>
          <w:i/>
          <w:iCs/>
        </w:rPr>
        <w:t>Phytophthora infestans</w:t>
      </w:r>
      <w:r>
        <w:t xml:space="preserve">: The plant (and R gene) destroyer. </w:t>
      </w:r>
      <w:r>
        <w:rPr>
          <w:i/>
          <w:iCs/>
        </w:rPr>
        <w:t>Molecular Plant Pathology</w:t>
      </w:r>
      <w:r>
        <w:t xml:space="preserve">, </w:t>
      </w:r>
      <w:r>
        <w:rPr>
          <w:i/>
          <w:iCs/>
        </w:rPr>
        <w:t>9</w:t>
      </w:r>
      <w:r>
        <w:t>(3), 385–402. doi: 10.1111/j.1364-3703.2007.00465.x</w:t>
      </w:r>
    </w:p>
    <w:p w14:paraId="175ECECC" w14:textId="77777777" w:rsidR="00134EDC" w:rsidRDefault="00134EDC" w:rsidP="00134EDC">
      <w:pPr>
        <w:pStyle w:val="Bibliography"/>
      </w:pPr>
      <w:r>
        <w:t xml:space="preserve">Gaulin, E., Jacquet, C., Bottin, A., &amp; Dumas, B. (2007). Root rot disease of legumes caused by </w:t>
      </w:r>
      <w:r>
        <w:rPr>
          <w:i/>
          <w:iCs/>
        </w:rPr>
        <w:t>Aphanomyces euteiches</w:t>
      </w:r>
      <w:r>
        <w:t xml:space="preserve">. </w:t>
      </w:r>
      <w:r>
        <w:rPr>
          <w:i/>
          <w:iCs/>
        </w:rPr>
        <w:t>Molecular Plant Pathology</w:t>
      </w:r>
      <w:r>
        <w:t xml:space="preserve">, </w:t>
      </w:r>
      <w:r>
        <w:rPr>
          <w:i/>
          <w:iCs/>
        </w:rPr>
        <w:t>8</w:t>
      </w:r>
      <w:r>
        <w:t>(5), 539–548. doi: 10.1111/j.1364-3703.2007.00413.x</w:t>
      </w:r>
    </w:p>
    <w:p w14:paraId="2B3024E1" w14:textId="77777777" w:rsidR="00134EDC" w:rsidRDefault="00134EDC" w:rsidP="00134EDC">
      <w:pPr>
        <w:pStyle w:val="Bibliography"/>
      </w:pPr>
      <w:r>
        <w:t xml:space="preserve">Grünwald, N. J., Goss, E. M., &amp; Press, C. M. (2008). </w:t>
      </w:r>
      <w:r>
        <w:rPr>
          <w:i/>
          <w:iCs/>
        </w:rPr>
        <w:t>Phytophthora ramorum</w:t>
      </w:r>
      <w:r>
        <w:t xml:space="preserve">: A pathogen with a remarkably wide host range causing sudden oak death on oaks and ramorum blight on woody ornamentals. </w:t>
      </w:r>
      <w:r>
        <w:rPr>
          <w:i/>
          <w:iCs/>
        </w:rPr>
        <w:t>Molecular Plant Pathology</w:t>
      </w:r>
      <w:r>
        <w:t xml:space="preserve">, </w:t>
      </w:r>
      <w:r>
        <w:rPr>
          <w:i/>
          <w:iCs/>
        </w:rPr>
        <w:t>9</w:t>
      </w:r>
      <w:r>
        <w:t>(6), 729–740. doi: 10.1111/j.1364-3703.2008.00500.x</w:t>
      </w:r>
    </w:p>
    <w:p w14:paraId="71038B20" w14:textId="77777777" w:rsidR="00134EDC" w:rsidRDefault="00134EDC" w:rsidP="00134EDC">
      <w:pPr>
        <w:pStyle w:val="Bibliography"/>
      </w:pPr>
      <w:r>
        <w:t xml:space="preserve">Grünwald, N. J., LeBoldus, J. M., &amp; Hamelin, R. C. (2019). Ecology and evolution of the sudden oak death pathogen </w:t>
      </w:r>
      <w:r>
        <w:rPr>
          <w:i/>
          <w:iCs/>
        </w:rPr>
        <w:t>Phytophthora ramorum</w:t>
      </w:r>
      <w:r>
        <w:t xml:space="preserve">. </w:t>
      </w:r>
      <w:r>
        <w:rPr>
          <w:i/>
          <w:iCs/>
        </w:rPr>
        <w:t>Annual Review of Phytopathology</w:t>
      </w:r>
      <w:r>
        <w:t xml:space="preserve">, </w:t>
      </w:r>
      <w:r>
        <w:rPr>
          <w:i/>
          <w:iCs/>
        </w:rPr>
        <w:t>57</w:t>
      </w:r>
      <w:r>
        <w:t>(1), 301–321. doi: 10.1146/annurev-phyto-082718-100117</w:t>
      </w:r>
    </w:p>
    <w:p w14:paraId="2FFD3E17" w14:textId="77777777" w:rsidR="00134EDC" w:rsidRDefault="00134EDC" w:rsidP="00134EDC">
      <w:pPr>
        <w:pStyle w:val="Bibliography"/>
      </w:pPr>
      <w:r>
        <w:t xml:space="preserve">Hansen, E. M., Reeser, P. W., &amp; Sutton, W. (2012). Phytophthora beyond agriculture. </w:t>
      </w:r>
      <w:r>
        <w:rPr>
          <w:i/>
          <w:iCs/>
        </w:rPr>
        <w:t>Annual Review of Phytopathology</w:t>
      </w:r>
      <w:r>
        <w:t xml:space="preserve">, </w:t>
      </w:r>
      <w:r>
        <w:rPr>
          <w:i/>
          <w:iCs/>
        </w:rPr>
        <w:t>50</w:t>
      </w:r>
      <w:r>
        <w:t>, 359–378.</w:t>
      </w:r>
    </w:p>
    <w:p w14:paraId="2143CEC0" w14:textId="77777777" w:rsidR="00134EDC" w:rsidRDefault="00134EDC" w:rsidP="00134EDC">
      <w:pPr>
        <w:pStyle w:val="Bibliography"/>
      </w:pPr>
      <w:r>
        <w:t xml:space="preserve">Katoh, K. (2005). MAFFT version 5: Improvement in accuracy of multiple sequence alignment. </w:t>
      </w:r>
      <w:r>
        <w:rPr>
          <w:i/>
          <w:iCs/>
        </w:rPr>
        <w:t>Nucleic Acids Research</w:t>
      </w:r>
      <w:r>
        <w:t xml:space="preserve">, </w:t>
      </w:r>
      <w:r>
        <w:rPr>
          <w:i/>
          <w:iCs/>
        </w:rPr>
        <w:t>33</w:t>
      </w:r>
      <w:r>
        <w:t>(2), 511–518. doi: 10.1093/nar/gki198</w:t>
      </w:r>
    </w:p>
    <w:p w14:paraId="415F5FC9" w14:textId="77777777" w:rsidR="00134EDC" w:rsidRDefault="00134EDC" w:rsidP="00134EDC">
      <w:pPr>
        <w:pStyle w:val="Bibliography"/>
      </w:pPr>
      <w:r>
        <w:t xml:space="preserve">Kõljalg, U., Larsson, K.-H., Abarenkov, K., Nilsson, R. H., Alexander, I. J., Eberhardt, U., … others. (2005). UNITE: a database providing web-based methods for the molecular identification of ectomycorrhizal fungi. </w:t>
      </w:r>
      <w:r>
        <w:rPr>
          <w:i/>
          <w:iCs/>
        </w:rPr>
        <w:t>New Phytologist</w:t>
      </w:r>
      <w:r>
        <w:t xml:space="preserve">, </w:t>
      </w:r>
      <w:r>
        <w:rPr>
          <w:i/>
          <w:iCs/>
        </w:rPr>
        <w:t>166</w:t>
      </w:r>
      <w:r>
        <w:t>(3), 1063–1068.</w:t>
      </w:r>
    </w:p>
    <w:p w14:paraId="02EA792A" w14:textId="77777777" w:rsidR="00134EDC" w:rsidRDefault="00134EDC" w:rsidP="00134EDC">
      <w:pPr>
        <w:pStyle w:val="Bibliography"/>
      </w:pPr>
      <w:r>
        <w:t xml:space="preserve">Landa, B. B., Arias-Giraldo, L. F., Henricot, B., Montes-Borrego, M., Shuttleworth, L. A., &amp; Pérez-Sierra, A. (2021). Diversity of Phytophthora Species Detected in Disturbed and Undisturbed British Soils Using High-Throughput Sequencing Targeting ITS rRNA and COI mtDNA Regions. </w:t>
      </w:r>
      <w:r>
        <w:rPr>
          <w:i/>
          <w:iCs/>
        </w:rPr>
        <w:t>Forests</w:t>
      </w:r>
      <w:r>
        <w:t xml:space="preserve">, </w:t>
      </w:r>
      <w:r>
        <w:rPr>
          <w:i/>
          <w:iCs/>
        </w:rPr>
        <w:t>12</w:t>
      </w:r>
      <w:r>
        <w:t>(2), 229.</w:t>
      </w:r>
    </w:p>
    <w:p w14:paraId="7836FD3F" w14:textId="77777777" w:rsidR="00134EDC" w:rsidRDefault="00134EDC" w:rsidP="00134EDC">
      <w:pPr>
        <w:pStyle w:val="Bibliography"/>
      </w:pPr>
      <w:r>
        <w:lastRenderedPageBreak/>
        <w:t xml:space="preserve">Legeay, J., Husson, C., Cordier, T., Vacher, C., Marcais, B., &amp; Buée, M. (2019). Comparison and validation of Oomycetes metabarcoding primers for </w:t>
      </w:r>
      <w:r>
        <w:rPr>
          <w:i/>
          <w:iCs/>
        </w:rPr>
        <w:t>Phytophthora</w:t>
      </w:r>
      <w:r>
        <w:t xml:space="preserve"> high throughput sequencing. </w:t>
      </w:r>
      <w:r>
        <w:rPr>
          <w:i/>
          <w:iCs/>
        </w:rPr>
        <w:t>Journal of Plant Pathology</w:t>
      </w:r>
      <w:r>
        <w:t xml:space="preserve">, </w:t>
      </w:r>
      <w:r>
        <w:rPr>
          <w:i/>
          <w:iCs/>
        </w:rPr>
        <w:t>101</w:t>
      </w:r>
      <w:r>
        <w:t>(3), 743–748. doi: 10.1007/s42161-019-00276-9</w:t>
      </w:r>
    </w:p>
    <w:p w14:paraId="709E548B" w14:textId="77777777" w:rsidR="00134EDC" w:rsidRDefault="00134EDC" w:rsidP="00134EDC">
      <w:pPr>
        <w:pStyle w:val="Bibliography"/>
      </w:pPr>
      <w:r>
        <w:t xml:space="preserve">Martin, F. N., Bensasson, D., Tyler, B. M., &amp; Boore, J. L. (2007). Mitochondrial genome sequences and comparative genomics of </w:t>
      </w:r>
      <w:r>
        <w:rPr>
          <w:i/>
          <w:iCs/>
        </w:rPr>
        <w:t>Phytophthora ramorum</w:t>
      </w:r>
      <w:r>
        <w:t xml:space="preserve"> and </w:t>
      </w:r>
      <w:r>
        <w:rPr>
          <w:i/>
          <w:iCs/>
        </w:rPr>
        <w:t>P. sojae</w:t>
      </w:r>
      <w:r>
        <w:t xml:space="preserve">. </w:t>
      </w:r>
      <w:r>
        <w:rPr>
          <w:i/>
          <w:iCs/>
        </w:rPr>
        <w:t>Current Genetics</w:t>
      </w:r>
      <w:r>
        <w:t xml:space="preserve">, </w:t>
      </w:r>
      <w:r>
        <w:rPr>
          <w:i/>
          <w:iCs/>
        </w:rPr>
        <w:t>51</w:t>
      </w:r>
      <w:r>
        <w:t>(5), 285–296. doi: 10.1007/s00294-007-0121-6</w:t>
      </w:r>
    </w:p>
    <w:p w14:paraId="051E569B" w14:textId="77777777" w:rsidR="00134EDC" w:rsidRDefault="00134EDC" w:rsidP="00134EDC">
      <w:pPr>
        <w:pStyle w:val="Bibliography"/>
      </w:pPr>
      <w:r>
        <w:t xml:space="preserve">Martin, F. N., Blair, J. E., &amp; Coffey, M. D. (2014). A combined mitochondrial and nuclear multilocus phylogeny of the genus Phytophthora&lt;/i&gt;&lt;i&gt;. </w:t>
      </w:r>
      <w:r>
        <w:rPr>
          <w:i/>
          <w:iCs/>
        </w:rPr>
        <w:t>Fungal Genetics and Biology</w:t>
      </w:r>
      <w:r>
        <w:t xml:space="preserve">, </w:t>
      </w:r>
      <w:r>
        <w:rPr>
          <w:i/>
          <w:iCs/>
        </w:rPr>
        <w:t>66</w:t>
      </w:r>
      <w:r>
        <w:t>, 19–32. doi: 10.1016/j.fgb.2014.02.006</w:t>
      </w:r>
    </w:p>
    <w:p w14:paraId="77ED2064" w14:textId="77777777" w:rsidR="00134EDC" w:rsidRDefault="00134EDC" w:rsidP="00134EDC">
      <w:pPr>
        <w:pStyle w:val="Bibliography"/>
      </w:pPr>
      <w:r>
        <w:t xml:space="preserve">Martin, F. N., &amp; Loper, J. E. (1999). Soilborne plant diseases caused by </w:t>
      </w:r>
      <w:r>
        <w:rPr>
          <w:i/>
          <w:iCs/>
        </w:rPr>
        <w:t>Pythium</w:t>
      </w:r>
      <w:r>
        <w:t xml:space="preserve"> spp.: Ecology, epidemiology, and prospects for biological control. </w:t>
      </w:r>
      <w:r>
        <w:rPr>
          <w:i/>
          <w:iCs/>
        </w:rPr>
        <w:t>Critical Reviews in Plant Sciences</w:t>
      </w:r>
      <w:r>
        <w:t xml:space="preserve">, </w:t>
      </w:r>
      <w:r>
        <w:rPr>
          <w:i/>
          <w:iCs/>
        </w:rPr>
        <w:t>18</w:t>
      </w:r>
      <w:r>
        <w:t>(2), 111–181. doi: 10.1080/07352689991309216</w:t>
      </w:r>
    </w:p>
    <w:p w14:paraId="5F00A359" w14:textId="77777777" w:rsidR="00134EDC" w:rsidRDefault="00134EDC" w:rsidP="00134EDC">
      <w:pPr>
        <w:pStyle w:val="Bibliography"/>
      </w:pPr>
      <w:r>
        <w:t xml:space="preserve">Martin, M. (2011). Cutadapt removes adapter sequences from high-throughput sequencing reads. </w:t>
      </w:r>
      <w:r>
        <w:rPr>
          <w:i/>
          <w:iCs/>
        </w:rPr>
        <w:t>EMBnet.Journal</w:t>
      </w:r>
      <w:r>
        <w:t xml:space="preserve">, </w:t>
      </w:r>
      <w:r>
        <w:rPr>
          <w:i/>
          <w:iCs/>
        </w:rPr>
        <w:t>17</w:t>
      </w:r>
      <w:r>
        <w:t>(1), 10. doi: 10.14806/ej.17.1.200</w:t>
      </w:r>
    </w:p>
    <w:p w14:paraId="36877376" w14:textId="77777777" w:rsidR="00134EDC" w:rsidRDefault="00134EDC" w:rsidP="00134EDC">
      <w:pPr>
        <w:pStyle w:val="Bibliography"/>
      </w:pPr>
      <w:r>
        <w:t xml:space="preserve">Nichols, R. V., Vollmers, C., Newsom, L. A., Wang, Y., Heintzman, P. D., Leighton, M., … Shapiro, B. (2018). Minimizing polymerase biases in metabarcoding. </w:t>
      </w:r>
      <w:r>
        <w:rPr>
          <w:i/>
          <w:iCs/>
        </w:rPr>
        <w:t>Molecular Ecology Resources</w:t>
      </w:r>
      <w:r>
        <w:t xml:space="preserve">, </w:t>
      </w:r>
      <w:r>
        <w:rPr>
          <w:i/>
          <w:iCs/>
        </w:rPr>
        <w:t>18</w:t>
      </w:r>
      <w:r>
        <w:t>(5), 927–939. doi: 10.1111/1755-0998.12895</w:t>
      </w:r>
    </w:p>
    <w:p w14:paraId="05653F73" w14:textId="77777777" w:rsidR="00134EDC" w:rsidRDefault="00134EDC" w:rsidP="00134EDC">
      <w:pPr>
        <w:pStyle w:val="Bibliography"/>
      </w:pPr>
      <w:r>
        <w:t xml:space="preserve">Nilsson, R. H., Anslan, S., Bahram, M., Wurzbacher, C., Baldrian, P., &amp; Tedersoo, L. (2019). Mycobiome diversity: High-throughput sequencing and identification of fungi. </w:t>
      </w:r>
      <w:r>
        <w:rPr>
          <w:i/>
          <w:iCs/>
        </w:rPr>
        <w:t>Nature Reviews Microbiology</w:t>
      </w:r>
      <w:r>
        <w:t xml:space="preserve">, </w:t>
      </w:r>
      <w:r>
        <w:rPr>
          <w:i/>
          <w:iCs/>
        </w:rPr>
        <w:t>17</w:t>
      </w:r>
      <w:r>
        <w:t>(2), 95–109. doi: 10.1038/s41579-018-0116-y</w:t>
      </w:r>
    </w:p>
    <w:p w14:paraId="183FE07E" w14:textId="77777777" w:rsidR="00134EDC" w:rsidRDefault="00134EDC" w:rsidP="00134EDC">
      <w:pPr>
        <w:pStyle w:val="Bibliography"/>
      </w:pPr>
      <w:r>
        <w:t xml:space="preserve">Nilsson, R. H., Ryberg, M., Kristiansson, E., Abarenkov, K., Larsson, K.-H., &amp; Kõljalg, U. (2006). Taxonomic reliability of DNA sequences in public sequence databases: A fungal perspective. </w:t>
      </w:r>
      <w:r>
        <w:rPr>
          <w:i/>
          <w:iCs/>
        </w:rPr>
        <w:t>PLoS ONE</w:t>
      </w:r>
      <w:r>
        <w:t xml:space="preserve">, </w:t>
      </w:r>
      <w:r>
        <w:rPr>
          <w:i/>
          <w:iCs/>
        </w:rPr>
        <w:t>1</w:t>
      </w:r>
      <w:r>
        <w:t>(1), e59. doi: 10.1371/journal.pone.0000059</w:t>
      </w:r>
    </w:p>
    <w:p w14:paraId="659400B6" w14:textId="77777777" w:rsidR="00134EDC" w:rsidRDefault="00134EDC" w:rsidP="00134EDC">
      <w:pPr>
        <w:pStyle w:val="Bibliography"/>
      </w:pPr>
      <w:r>
        <w:lastRenderedPageBreak/>
        <w:t xml:space="preserve">Owczarzy, R., Tataurov, A. V., Wu, Y., Manthey, J. A., McQuisten, K. A., Almabrazi, H. G., … Peek, A. S. (2008). IDT SciTools: A suite for analysis and design of nucleic acid oligomers. </w:t>
      </w:r>
      <w:r>
        <w:rPr>
          <w:i/>
          <w:iCs/>
        </w:rPr>
        <w:t>Nucleic Acids Research</w:t>
      </w:r>
      <w:r>
        <w:t xml:space="preserve">, </w:t>
      </w:r>
      <w:r>
        <w:rPr>
          <w:i/>
          <w:iCs/>
        </w:rPr>
        <w:t>36</w:t>
      </w:r>
      <w:r>
        <w:t>(Web Server), W163–W169. doi: 10.1093/nar/gkn198</w:t>
      </w:r>
    </w:p>
    <w:p w14:paraId="79EC3622" w14:textId="77777777" w:rsidR="00134EDC" w:rsidRDefault="00134EDC" w:rsidP="00134EDC">
      <w:pPr>
        <w:pStyle w:val="Bibliography"/>
      </w:pPr>
      <w:r>
        <w:t xml:space="preserve">Pages, H., Aboyoun, P., Gentleman, R., &amp; DebRoy, S. (2017). </w:t>
      </w:r>
      <w:r>
        <w:rPr>
          <w:i/>
          <w:iCs/>
        </w:rPr>
        <w:t>Biostrings: String objects representing biological sequences, and matching algorithms. R package version 2.36.4.</w:t>
      </w:r>
      <w:r>
        <w:t xml:space="preserve"> R package version 2.36.4.</w:t>
      </w:r>
    </w:p>
    <w:p w14:paraId="75E5A564" w14:textId="77777777" w:rsidR="00134EDC" w:rsidRDefault="00134EDC" w:rsidP="00134EDC">
      <w:pPr>
        <w:pStyle w:val="Bibliography"/>
      </w:pPr>
      <w:r>
        <w:t xml:space="preserve">Park, J., Park, B., Veeraraghavan, N., Jung, K., Lee, Y.-H., Blair, J. E., … others. (2008). Phytophthora database: A forensic database supporting the identification and monitoring of Phytophthora. </w:t>
      </w:r>
      <w:r>
        <w:rPr>
          <w:i/>
          <w:iCs/>
        </w:rPr>
        <w:t>Plant Disease</w:t>
      </w:r>
      <w:r>
        <w:t xml:space="preserve">, </w:t>
      </w:r>
      <w:r>
        <w:rPr>
          <w:i/>
          <w:iCs/>
        </w:rPr>
        <w:t>92</w:t>
      </w:r>
      <w:r>
        <w:t>(6), 966–972.</w:t>
      </w:r>
    </w:p>
    <w:p w14:paraId="0606F507" w14:textId="77777777" w:rsidR="00134EDC" w:rsidRDefault="00134EDC" w:rsidP="00134EDC">
      <w:pPr>
        <w:pStyle w:val="Bibliography"/>
      </w:pPr>
      <w:r>
        <w:t xml:space="preserve">Phillips, A. J., Anderson, V. L., Robertson, E. J., Secombes, C. J., &amp; van West, P. (2008). New insights into animal pathogenic oomycetes. </w:t>
      </w:r>
      <w:r>
        <w:rPr>
          <w:i/>
          <w:iCs/>
        </w:rPr>
        <w:t>Trends in Microbiology</w:t>
      </w:r>
      <w:r>
        <w:t xml:space="preserve">, </w:t>
      </w:r>
      <w:r>
        <w:rPr>
          <w:i/>
          <w:iCs/>
        </w:rPr>
        <w:t>16</w:t>
      </w:r>
      <w:r>
        <w:t>(1), 13–19. doi: 10.1016/j.tim.2007.10.013</w:t>
      </w:r>
    </w:p>
    <w:p w14:paraId="53F2BF38" w14:textId="77777777" w:rsidR="00134EDC" w:rsidRDefault="00134EDC" w:rsidP="00134EDC">
      <w:pPr>
        <w:pStyle w:val="Bibliography"/>
      </w:pPr>
      <w:r>
        <w:t xml:space="preserve">Redekar, N. R., Eberhart, J. L., &amp; Parke, J. L. (2019). Diversity of </w:t>
      </w:r>
      <w:r>
        <w:rPr>
          <w:i/>
          <w:iCs/>
        </w:rPr>
        <w:t>Phytophthora</w:t>
      </w:r>
      <w:r>
        <w:t xml:space="preserve"> , </w:t>
      </w:r>
      <w:r>
        <w:rPr>
          <w:i/>
          <w:iCs/>
        </w:rPr>
        <w:t>Pythium</w:t>
      </w:r>
      <w:r>
        <w:t xml:space="preserve"> , </w:t>
      </w:r>
      <w:r>
        <w:rPr>
          <w:i/>
          <w:iCs/>
        </w:rPr>
        <w:t>and Phytopythium</w:t>
      </w:r>
      <w:r>
        <w:t xml:space="preserve"> species in recycled irrigation water in a container nursery. </w:t>
      </w:r>
      <w:r>
        <w:rPr>
          <w:i/>
          <w:iCs/>
        </w:rPr>
        <w:t>Phytobiomes Journal</w:t>
      </w:r>
      <w:r>
        <w:t xml:space="preserve">, </w:t>
      </w:r>
      <w:r>
        <w:rPr>
          <w:i/>
          <w:iCs/>
        </w:rPr>
        <w:t>3</w:t>
      </w:r>
      <w:r>
        <w:t>(1), 31–45. doi: 10.1094/PBIOMES-10-18-0043-R</w:t>
      </w:r>
    </w:p>
    <w:p w14:paraId="229EB198" w14:textId="77777777" w:rsidR="00134EDC" w:rsidRDefault="00134EDC" w:rsidP="00134EDC">
      <w:pPr>
        <w:pStyle w:val="Bibliography"/>
      </w:pPr>
      <w:r>
        <w:t xml:space="preserve">Riddell, C. E., Frederickson-Matika, D., Armstrong, A. C., Elliot, M., Forster, J., Hedley, P. E., … others. (2019). Metabarcoding reveals a high diversity of woody host-associated Phytophthora spp. In soils at public gardens and amenity woodlands in Britain. </w:t>
      </w:r>
      <w:r>
        <w:rPr>
          <w:i/>
          <w:iCs/>
        </w:rPr>
        <w:t>PeerJ</w:t>
      </w:r>
      <w:r>
        <w:t xml:space="preserve">, </w:t>
      </w:r>
      <w:r>
        <w:rPr>
          <w:i/>
          <w:iCs/>
        </w:rPr>
        <w:t>7</w:t>
      </w:r>
      <w:r>
        <w:t>, e6931.</w:t>
      </w:r>
    </w:p>
    <w:p w14:paraId="3D0FDD6D" w14:textId="77777777" w:rsidR="00134EDC" w:rsidRDefault="00134EDC" w:rsidP="00134EDC">
      <w:pPr>
        <w:pStyle w:val="Bibliography"/>
      </w:pPr>
      <w:r>
        <w:t xml:space="preserve">Riit, T., Tedersoo, L., Drenkhan, R., Runno-Paurson, E., Kokko, H., &amp; Anslan, S. (2016). Oomycete-specific ITS primers for identification and metabarcoding. </w:t>
      </w:r>
      <w:r>
        <w:rPr>
          <w:i/>
          <w:iCs/>
        </w:rPr>
        <w:t>MycoKeys</w:t>
      </w:r>
      <w:r>
        <w:t xml:space="preserve">, </w:t>
      </w:r>
      <w:r>
        <w:rPr>
          <w:i/>
          <w:iCs/>
        </w:rPr>
        <w:t>14</w:t>
      </w:r>
      <w:r>
        <w:t>, 17–30. doi: 10.3897/mycokeys.14.9244</w:t>
      </w:r>
    </w:p>
    <w:p w14:paraId="24AE63D5" w14:textId="77777777" w:rsidR="00134EDC" w:rsidRDefault="00134EDC" w:rsidP="00134EDC">
      <w:pPr>
        <w:pStyle w:val="Bibliography"/>
      </w:pPr>
      <w:r>
        <w:lastRenderedPageBreak/>
        <w:t xml:space="preserve">Robideau, G. P., De COCK, A. W. A. M., Coffey, M. D., Voglmayr, H., Brouwer, H., Bala, K., … André Lévesque, C. (2011). DNA barcoding of oomycetes with cytochrome c oxidase subunit I and internal transcribed spacer. </w:t>
      </w:r>
      <w:r>
        <w:rPr>
          <w:i/>
          <w:iCs/>
        </w:rPr>
        <w:t>Molecular Ecology Resources</w:t>
      </w:r>
      <w:r>
        <w:t xml:space="preserve">, </w:t>
      </w:r>
      <w:r>
        <w:rPr>
          <w:i/>
          <w:iCs/>
        </w:rPr>
        <w:t>11</w:t>
      </w:r>
      <w:r>
        <w:t>(6), 1002–1011. doi: 10.1111/j.1755-0998.2011.03041.x</w:t>
      </w:r>
    </w:p>
    <w:p w14:paraId="5138B5EC" w14:textId="77777777" w:rsidR="00134EDC" w:rsidRDefault="00134EDC" w:rsidP="00134EDC">
      <w:pPr>
        <w:pStyle w:val="Bibliography"/>
      </w:pPr>
      <w:r>
        <w:t xml:space="preserve">Rognes, T., Flouri, T., Nichols, B., Quince, C., &amp; Mahé, F. (2016). VSEARCH: A versatile open source tool for metagenomics. </w:t>
      </w:r>
      <w:r>
        <w:rPr>
          <w:i/>
          <w:iCs/>
        </w:rPr>
        <w:t>PeerJ</w:t>
      </w:r>
      <w:r>
        <w:t xml:space="preserve">, </w:t>
      </w:r>
      <w:r>
        <w:rPr>
          <w:i/>
          <w:iCs/>
        </w:rPr>
        <w:t>4</w:t>
      </w:r>
      <w:r>
        <w:t>, e2584. doi: 10.7717/peerj.2584</w:t>
      </w:r>
    </w:p>
    <w:p w14:paraId="07A80CE2" w14:textId="77777777" w:rsidR="00134EDC" w:rsidRDefault="00134EDC" w:rsidP="00134EDC">
      <w:pPr>
        <w:pStyle w:val="Bibliography"/>
      </w:pPr>
      <w:r>
        <w:t xml:space="preserve">Salcedo, A. F., Purayannur, S., Standish, J. R., Miles, T., Thiessen, L., &amp; Quesada-Ocampo, L. M. (2021). Fantastic Downy Mildew Pathogens and How to Find Them: Advances in Detection and Diagnostics. </w:t>
      </w:r>
      <w:r>
        <w:rPr>
          <w:i/>
          <w:iCs/>
        </w:rPr>
        <w:t>Plants</w:t>
      </w:r>
      <w:r>
        <w:t xml:space="preserve">, </w:t>
      </w:r>
      <w:r>
        <w:rPr>
          <w:i/>
          <w:iCs/>
        </w:rPr>
        <w:t>10</w:t>
      </w:r>
      <w:r>
        <w:t>(3), 435.</w:t>
      </w:r>
    </w:p>
    <w:p w14:paraId="5502EE07" w14:textId="77777777" w:rsidR="00134EDC" w:rsidRDefault="00134EDC" w:rsidP="00134EDC">
      <w:pPr>
        <w:pStyle w:val="Bibliography"/>
      </w:pPr>
      <w:r>
        <w:t xml:space="preserve">SantaLucia, J. (1998). A unified view of polymer, dumbbell, and oligonucleotide DNA nearest-neighbor thermodynamics. </w:t>
      </w:r>
      <w:r>
        <w:rPr>
          <w:i/>
          <w:iCs/>
        </w:rPr>
        <w:t>Proceedings of the National Academy of Sciences</w:t>
      </w:r>
      <w:r>
        <w:t xml:space="preserve">, </w:t>
      </w:r>
      <w:r>
        <w:rPr>
          <w:i/>
          <w:iCs/>
        </w:rPr>
        <w:t>95</w:t>
      </w:r>
      <w:r>
        <w:t>(4), 1460–1465. doi: 10.1073/pnas.95.4.1460</w:t>
      </w:r>
    </w:p>
    <w:p w14:paraId="6C7257A9" w14:textId="77777777" w:rsidR="00134EDC" w:rsidRDefault="00134EDC" w:rsidP="00134EDC">
      <w:pPr>
        <w:pStyle w:val="Bibliography"/>
      </w:pPr>
      <w:r>
        <w:t xml:space="preserve">Sapkota, R., &amp; Nicolaisen, M. (2015). An improved high throughput sequencing method for studying oomycete communities. </w:t>
      </w:r>
      <w:r>
        <w:rPr>
          <w:i/>
          <w:iCs/>
        </w:rPr>
        <w:t>Journal of Microbiological Methods</w:t>
      </w:r>
      <w:r>
        <w:t xml:space="preserve">, </w:t>
      </w:r>
      <w:r>
        <w:rPr>
          <w:i/>
          <w:iCs/>
        </w:rPr>
        <w:t>110</w:t>
      </w:r>
      <w:r>
        <w:t>, 33–39. doi: 10.1016/j.mimet.2015.01.013</w:t>
      </w:r>
    </w:p>
    <w:p w14:paraId="7999D56B" w14:textId="77777777" w:rsidR="00134EDC" w:rsidRDefault="00134EDC" w:rsidP="00134EDC">
      <w:pPr>
        <w:pStyle w:val="Bibliography"/>
      </w:pPr>
      <w:r>
        <w:t xml:space="preserve">Sapp, M., Lewis, E., Moss, S., Barrett, B., Kirk, S., Elphinstone, J. G., &amp; Denman, S. (2016). Metabarcoding of bacteria associated with the Acute Oak Decline syndrome in England. </w:t>
      </w:r>
      <w:r>
        <w:rPr>
          <w:i/>
          <w:iCs/>
        </w:rPr>
        <w:t>Forests</w:t>
      </w:r>
      <w:r>
        <w:t xml:space="preserve">, </w:t>
      </w:r>
      <w:r>
        <w:rPr>
          <w:i/>
          <w:iCs/>
        </w:rPr>
        <w:t>7</w:t>
      </w:r>
      <w:r>
        <w:t>(5), 95.</w:t>
      </w:r>
    </w:p>
    <w:p w14:paraId="1D9D60C9" w14:textId="77777777" w:rsidR="00134EDC" w:rsidRDefault="00134EDC" w:rsidP="00134EDC">
      <w:pPr>
        <w:pStyle w:val="Bibliography"/>
      </w:pPr>
      <w:r>
        <w:t xml:space="preserve">Schappe, T., Albornoz, F. E., Turner, B. L., Neat, A., Condit, R., &amp; Jones, F. A. (2017). The role of soil chemistry and plant neighbourhoods in structuring fungal communities in three Panamanian rainforests. </w:t>
      </w:r>
      <w:r>
        <w:rPr>
          <w:i/>
          <w:iCs/>
        </w:rPr>
        <w:t>Journal of Ecology</w:t>
      </w:r>
      <w:r>
        <w:t xml:space="preserve">, </w:t>
      </w:r>
      <w:r>
        <w:rPr>
          <w:i/>
          <w:iCs/>
        </w:rPr>
        <w:t>105</w:t>
      </w:r>
      <w:r>
        <w:t>(3), 569–579. doi: 10.1111/1365-2745.12752</w:t>
      </w:r>
    </w:p>
    <w:p w14:paraId="3996BCB0" w14:textId="77777777" w:rsidR="00134EDC" w:rsidRDefault="00134EDC" w:rsidP="00134EDC">
      <w:pPr>
        <w:pStyle w:val="Bibliography"/>
      </w:pPr>
      <w:r>
        <w:t xml:space="preserve">Schoch, C. L., Seifert, K. A., Huhndorf, S., Robert, V., Spouge, J. L., Levesque, C. A., … Schindel, D. (2012). Nuclear ribosomal internal transcribed spacer (ITS) region as a </w:t>
      </w:r>
      <w:r>
        <w:lastRenderedPageBreak/>
        <w:t xml:space="preserve">universal DNA barcode marker for Fungi. </w:t>
      </w:r>
      <w:r>
        <w:rPr>
          <w:i/>
          <w:iCs/>
        </w:rPr>
        <w:t>Proceedings of the National Academy of Sciences</w:t>
      </w:r>
      <w:r>
        <w:t xml:space="preserve">, </w:t>
      </w:r>
      <w:r>
        <w:rPr>
          <w:i/>
          <w:iCs/>
        </w:rPr>
        <w:t>109</w:t>
      </w:r>
      <w:r>
        <w:t>(16), 6241–6246. doi: 10.1073/pnas.1117018109</w:t>
      </w:r>
    </w:p>
    <w:p w14:paraId="66D17238" w14:textId="77777777" w:rsidR="00134EDC" w:rsidRDefault="00134EDC" w:rsidP="00134EDC">
      <w:pPr>
        <w:pStyle w:val="Bibliography"/>
      </w:pPr>
      <w:r>
        <w:t xml:space="preserve">Scibetta, S., Schena, L., Chimento, A., Cacciola, S. O., &amp; Cooke, D. E. (2012). A molecular method to assess Phytophthora diversity in environmental samples. </w:t>
      </w:r>
      <w:r>
        <w:rPr>
          <w:i/>
          <w:iCs/>
        </w:rPr>
        <w:t>Journal of Microbiological Methods</w:t>
      </w:r>
      <w:r>
        <w:t xml:space="preserve">, </w:t>
      </w:r>
      <w:r>
        <w:rPr>
          <w:i/>
          <w:iCs/>
        </w:rPr>
        <w:t>88</w:t>
      </w:r>
      <w:r>
        <w:t>(3), 356–368.</w:t>
      </w:r>
    </w:p>
    <w:p w14:paraId="0C17B6B9" w14:textId="77777777" w:rsidR="00134EDC" w:rsidRDefault="00134EDC" w:rsidP="00134EDC">
      <w:pPr>
        <w:pStyle w:val="Bibliography"/>
      </w:pPr>
      <w:r>
        <w:t xml:space="preserve">Sievers, F., Wilm, A., Dineen, D., Gibson, T. J., Karplus, K., Li, W., … Higgins, D. G. (2011). Fast, scalable generation of high‐quality protein multiple sequence alignments using Clustal Omega. </w:t>
      </w:r>
      <w:r>
        <w:rPr>
          <w:i/>
          <w:iCs/>
        </w:rPr>
        <w:t>Molecular Systems Biology</w:t>
      </w:r>
      <w:r>
        <w:t xml:space="preserve">, </w:t>
      </w:r>
      <w:r>
        <w:rPr>
          <w:i/>
          <w:iCs/>
        </w:rPr>
        <w:t>7</w:t>
      </w:r>
      <w:r>
        <w:t>(1), 539. doi: 10.1038/msb.2011.75</w:t>
      </w:r>
    </w:p>
    <w:p w14:paraId="04C98BA9" w14:textId="77777777" w:rsidR="00134EDC" w:rsidRDefault="00134EDC" w:rsidP="00134EDC">
      <w:pPr>
        <w:pStyle w:val="Bibliography"/>
      </w:pPr>
      <w:r>
        <w:t xml:space="preserve">Spring, O., Gomez-Zeledon, J., Hadziabdic, D., Trigiano, R. N., Thines, M., &amp; Lebeda, A. (2018). Biological characteristics and assessment of virulence diversity in pathosystems of economically important biotrophic oomycetes. </w:t>
      </w:r>
      <w:r>
        <w:rPr>
          <w:i/>
          <w:iCs/>
        </w:rPr>
        <w:t>Critical Reviews in Plant Sciences</w:t>
      </w:r>
      <w:r>
        <w:t xml:space="preserve">, </w:t>
      </w:r>
      <w:r>
        <w:rPr>
          <w:i/>
          <w:iCs/>
        </w:rPr>
        <w:t>37</w:t>
      </w:r>
      <w:r>
        <w:t>(6), 439–495.</w:t>
      </w:r>
    </w:p>
    <w:p w14:paraId="42FF8B91" w14:textId="77777777" w:rsidR="00134EDC" w:rsidRDefault="00134EDC" w:rsidP="00134EDC">
      <w:pPr>
        <w:pStyle w:val="Bibliography"/>
      </w:pPr>
      <w:r>
        <w:t xml:space="preserve">Tedersoo, L., Drenkhan, R., Anslan, S., Morales‐Rodriguez, C., &amp; Cleary, M. (2019). High‐throughput identification and diagnostics of pathogens and pests: Overview and practical recommendations. </w:t>
      </w:r>
      <w:r>
        <w:rPr>
          <w:i/>
          <w:iCs/>
        </w:rPr>
        <w:t>Molecular Ecology Resources</w:t>
      </w:r>
      <w:r>
        <w:t xml:space="preserve">, </w:t>
      </w:r>
      <w:r>
        <w:rPr>
          <w:i/>
          <w:iCs/>
        </w:rPr>
        <w:t>19</w:t>
      </w:r>
      <w:r>
        <w:t>(1), 47–76. doi: 10.1111/1755-0998.12959</w:t>
      </w:r>
    </w:p>
    <w:p w14:paraId="609A03DA" w14:textId="77777777" w:rsidR="00134EDC" w:rsidRDefault="00134EDC" w:rsidP="00134EDC">
      <w:pPr>
        <w:pStyle w:val="Bibliography"/>
      </w:pPr>
      <w:r>
        <w:t xml:space="preserve">Tringe, S. G., &amp; Hugenholtz, P. (2008). A renaissance for the pioneering 16S rRNA gene. </w:t>
      </w:r>
      <w:r>
        <w:rPr>
          <w:i/>
          <w:iCs/>
        </w:rPr>
        <w:t>Current Opinion in Microbiology</w:t>
      </w:r>
      <w:r>
        <w:t xml:space="preserve">, </w:t>
      </w:r>
      <w:r>
        <w:rPr>
          <w:i/>
          <w:iCs/>
        </w:rPr>
        <w:t>11</w:t>
      </w:r>
      <w:r>
        <w:t>(5), 442–446. doi: 10.1016/j.mib.2008.09.011</w:t>
      </w:r>
    </w:p>
    <w:p w14:paraId="0F92BBA8" w14:textId="77777777" w:rsidR="00134EDC" w:rsidRDefault="00134EDC" w:rsidP="00134EDC">
      <w:pPr>
        <w:pStyle w:val="Bibliography"/>
      </w:pPr>
      <w:r>
        <w:t xml:space="preserve">van West, P. (2006). </w:t>
      </w:r>
      <w:r>
        <w:rPr>
          <w:i/>
          <w:iCs/>
        </w:rPr>
        <w:t>Saprolegnia parasitica</w:t>
      </w:r>
      <w:r>
        <w:t xml:space="preserve">, an oomycete pathogen with a fishy appetite: New challenges for an old problem. </w:t>
      </w:r>
      <w:r>
        <w:rPr>
          <w:i/>
          <w:iCs/>
        </w:rPr>
        <w:t>Mycologist</w:t>
      </w:r>
      <w:r>
        <w:t xml:space="preserve">, </w:t>
      </w:r>
      <w:r>
        <w:rPr>
          <w:i/>
          <w:iCs/>
        </w:rPr>
        <w:t>20</w:t>
      </w:r>
      <w:r>
        <w:t>(3), 99–104. doi: 10.1016/j.mycol.2006.06.004</w:t>
      </w:r>
    </w:p>
    <w:p w14:paraId="0B35E05F" w14:textId="77777777" w:rsidR="00134EDC" w:rsidRDefault="00134EDC" w:rsidP="00134EDC">
      <w:pPr>
        <w:pStyle w:val="Bibliography"/>
      </w:pPr>
      <w:r>
        <w:lastRenderedPageBreak/>
        <w:t xml:space="preserve">Wang, Q., Garrity, G. M., Tiedje, J. M., &amp; Cole, J. R. (2007). Naive Bayesian classifier for rapid assignment of rRNA sequences into the new bacterial taxonomy. </w:t>
      </w:r>
      <w:r>
        <w:rPr>
          <w:i/>
          <w:iCs/>
        </w:rPr>
        <w:t>Applied and Environmental Microbiology</w:t>
      </w:r>
      <w:r>
        <w:t xml:space="preserve">, </w:t>
      </w:r>
      <w:r>
        <w:rPr>
          <w:i/>
          <w:iCs/>
        </w:rPr>
        <w:t>73</w:t>
      </w:r>
      <w:r>
        <w:t>(16), 5261–5267. doi: 10.1128/AEM.00062-07</w:t>
      </w:r>
    </w:p>
    <w:p w14:paraId="2CED42CD" w14:textId="77777777" w:rsidR="00134EDC" w:rsidRDefault="00134EDC" w:rsidP="00134EDC">
      <w:pPr>
        <w:pStyle w:val="Bibliography"/>
      </w:pPr>
      <w:r>
        <w:t xml:space="preserve">White, T. J., Bruns, T., Lee, S., &amp; Taylor, J. (1990). Amplification and direct sequencing of fungal ribosomal RNA genes for phylogenetics. In </w:t>
      </w:r>
      <w:r>
        <w:rPr>
          <w:i/>
          <w:iCs/>
        </w:rPr>
        <w:t>PCR Protocols</w:t>
      </w:r>
      <w:r>
        <w:t xml:space="preserve"> (pp. 315–322). Elsevier. doi: 10.1016/B978-0-12-372180-8.50042-1</w:t>
      </w:r>
    </w:p>
    <w:p w14:paraId="25288558" w14:textId="77777777" w:rsidR="00134EDC" w:rsidRDefault="00134EDC" w:rsidP="00134EDC">
      <w:pPr>
        <w:pStyle w:val="Bibliography"/>
      </w:pPr>
      <w:r>
        <w:t xml:space="preserve">Wills, R. T. (1993). The ecological impact of </w:t>
      </w:r>
      <w:r>
        <w:rPr>
          <w:i/>
          <w:iCs/>
        </w:rPr>
        <w:t>Phytophthora cinnamomi</w:t>
      </w:r>
      <w:r>
        <w:t xml:space="preserve"> in the Stirling Range National Park, Western Australia. </w:t>
      </w:r>
      <w:r>
        <w:rPr>
          <w:i/>
          <w:iCs/>
        </w:rPr>
        <w:t>Austral Ecology</w:t>
      </w:r>
      <w:r>
        <w:t xml:space="preserve">, </w:t>
      </w:r>
      <w:r>
        <w:rPr>
          <w:i/>
          <w:iCs/>
        </w:rPr>
        <w:t>18</w:t>
      </w:r>
      <w:r>
        <w:t>(2), 145–159. doi: 10.1111/j.1442-9993.1993.tb00439.x</w:t>
      </w:r>
    </w:p>
    <w:p w14:paraId="1E9056C4" w14:textId="77777777" w:rsidR="00134EDC" w:rsidRDefault="00134EDC" w:rsidP="00134EDC">
      <w:pPr>
        <w:pStyle w:val="Bibliography"/>
      </w:pPr>
      <w:r>
        <w:t xml:space="preserve">Xie, Y., Allaire, J. J., &amp; Grolemund, G. (2019). </w:t>
      </w:r>
      <w:r>
        <w:rPr>
          <w:i/>
          <w:iCs/>
        </w:rPr>
        <w:t>R Markdown: The definitive guide</w:t>
      </w:r>
      <w:r>
        <w:t>. Retrieved from http://search.ebscohost.com/login.aspx?direct=true&amp;scope=site&amp;db=nlebk&amp;db=nlabk&amp;AN=1863232</w:t>
      </w:r>
    </w:p>
    <w:p w14:paraId="225D4FDB" w14:textId="77777777" w:rsidR="00134EDC" w:rsidRDefault="00134EDC" w:rsidP="00134EDC">
      <w:pPr>
        <w:pStyle w:val="Bibliography"/>
      </w:pPr>
      <w:r>
        <w:t xml:space="preserve">Yoon, H. S., Hackett, J. D., Pinto, G., &amp; Bhattacharya, D. (2002). The single, ancient origin of chromist plastids. </w:t>
      </w:r>
      <w:r>
        <w:rPr>
          <w:i/>
          <w:iCs/>
        </w:rPr>
        <w:t>Proceedings of the National Academy of Sciences</w:t>
      </w:r>
      <w:r>
        <w:t xml:space="preserve">, </w:t>
      </w:r>
      <w:r>
        <w:rPr>
          <w:i/>
          <w:iCs/>
        </w:rPr>
        <w:t>99</w:t>
      </w:r>
      <w:r>
        <w:t>(24), 15507–15512. doi: 10.1073/pnas.242379899</w:t>
      </w:r>
    </w:p>
    <w:p w14:paraId="70CD564D" w14:textId="77777777" w:rsidR="00134EDC" w:rsidRDefault="00134EDC" w:rsidP="00134EDC">
      <w:pPr>
        <w:pStyle w:val="Bibliography"/>
      </w:pPr>
      <w:r>
        <w:t xml:space="preserve">Yuan, X., Feng, C., Zhang, Z., &amp; Zhang, C. (2017). Complete mitochondrial genome of </w:t>
      </w:r>
      <w:r>
        <w:rPr>
          <w:i/>
          <w:iCs/>
        </w:rPr>
        <w:t>Phytophthora nicotianae</w:t>
      </w:r>
      <w:r>
        <w:t xml:space="preserve"> and identification of molecular markers for the oomycetes. </w:t>
      </w:r>
      <w:r>
        <w:rPr>
          <w:i/>
          <w:iCs/>
        </w:rPr>
        <w:t>Frontiers in Microbiology</w:t>
      </w:r>
      <w:r>
        <w:t xml:space="preserve">, </w:t>
      </w:r>
      <w:r>
        <w:rPr>
          <w:i/>
          <w:iCs/>
        </w:rPr>
        <w:t>8</w:t>
      </w:r>
      <w:r>
        <w:t>, 1484. doi: 10.3389/fmicb.2017.01484</w:t>
      </w:r>
    </w:p>
    <w:p w14:paraId="29CA5C61" w14:textId="6C2A4CEA" w:rsidR="0035114E" w:rsidRPr="006A738C" w:rsidRDefault="00B30A81" w:rsidP="0035114E">
      <w:pPr>
        <w:pStyle w:val="Bibliography"/>
        <w:spacing w:line="240" w:lineRule="auto"/>
        <w:rPr>
          <w:b/>
          <w:color w:val="000000"/>
        </w:rPr>
      </w:pPr>
      <w:r w:rsidRPr="006A738C">
        <w:rPr>
          <w:b/>
          <w:color w:val="000000"/>
        </w:rPr>
        <w:fldChar w:fldCharType="end"/>
      </w:r>
      <w:r w:rsidR="0035114E" w:rsidRPr="006A738C">
        <w:rPr>
          <w:b/>
          <w:color w:val="000000"/>
        </w:rPr>
        <w:br w:type="page"/>
      </w:r>
    </w:p>
    <w:p w14:paraId="4139FA5A" w14:textId="44F29852" w:rsidR="001B64B2" w:rsidRPr="006A738C" w:rsidRDefault="001B64B2" w:rsidP="00FB7C70">
      <w:pPr>
        <w:pStyle w:val="Bibliography"/>
        <w:ind w:left="0" w:firstLine="0"/>
        <w:rPr>
          <w:b/>
          <w:color w:val="000000"/>
        </w:rPr>
      </w:pPr>
      <w:r w:rsidRPr="006A738C">
        <w:rPr>
          <w:b/>
          <w:color w:val="000000"/>
        </w:rPr>
        <w:lastRenderedPageBreak/>
        <w:t>DATA ACCESSIBILITY</w:t>
      </w:r>
    </w:p>
    <w:p w14:paraId="6846211D" w14:textId="77777777" w:rsidR="001B64B2" w:rsidRPr="006A738C" w:rsidRDefault="001B64B2" w:rsidP="00FB7C70">
      <w:pPr>
        <w:spacing w:line="480" w:lineRule="auto"/>
        <w:rPr>
          <w:color w:val="000000"/>
        </w:rPr>
      </w:pPr>
    </w:p>
    <w:p w14:paraId="65714E3E" w14:textId="19D5AAE7" w:rsidR="001B64B2" w:rsidRPr="006A738C" w:rsidRDefault="001B64B2" w:rsidP="00FB7C70">
      <w:pPr>
        <w:spacing w:line="480" w:lineRule="auto"/>
        <w:rPr>
          <w:color w:val="000000"/>
        </w:rPr>
      </w:pPr>
      <w:r w:rsidRPr="006A738C">
        <w:rPr>
          <w:color w:val="000000"/>
        </w:rPr>
        <w:t xml:space="preserve">All </w:t>
      </w:r>
      <w:r w:rsidRPr="006A738C">
        <w:rPr>
          <w:i/>
          <w:iCs/>
          <w:color w:val="000000"/>
        </w:rPr>
        <w:t>rps10</w:t>
      </w:r>
      <w:r w:rsidRPr="006A738C">
        <w:rPr>
          <w:color w:val="000000"/>
        </w:rPr>
        <w:t xml:space="preserve"> sequences were submitted to GenBank (</w:t>
      </w:r>
      <w:r w:rsidR="00EF272F" w:rsidRPr="006A738C">
        <w:rPr>
          <w:color w:val="000000"/>
        </w:rPr>
        <w:t>MZ365320-MZ365440</w:t>
      </w:r>
      <w:r w:rsidRPr="006A738C">
        <w:rPr>
          <w:color w:val="000000"/>
        </w:rPr>
        <w:t xml:space="preserve">) and metabarcoding data were submitted to the SRA (Bioproject PRJNA699663; Accessions SRR13658632 - SRR13658679). A curated </w:t>
      </w:r>
      <w:r w:rsidRPr="006A738C">
        <w:rPr>
          <w:i/>
          <w:color w:val="000000"/>
        </w:rPr>
        <w:t>rps10</w:t>
      </w:r>
      <w:r w:rsidRPr="006A738C">
        <w:rPr>
          <w:color w:val="000000"/>
        </w:rPr>
        <w:t xml:space="preserve"> database for taxonomic classification is publicly available at </w:t>
      </w:r>
      <w:hyperlink r:id="rId25" w:history="1">
        <w:r w:rsidR="009C4FEC" w:rsidRPr="00DD72D6">
          <w:rPr>
            <w:rStyle w:val="Hyperlink"/>
          </w:rPr>
          <w:t>www.oomyceteDB.org</w:t>
        </w:r>
      </w:hyperlink>
      <w:r w:rsidRPr="006A738C">
        <w:rPr>
          <w:color w:val="000000"/>
        </w:rPr>
        <w:t xml:space="preserve"> for downloading. We encourage submission of new species to the database to improve this resource for the community (see instructions online). </w:t>
      </w:r>
      <w:r w:rsidRPr="006A738C">
        <w:t>Reproducible code for the analysis presented here is available at</w:t>
      </w:r>
      <w:sdt>
        <w:sdtPr>
          <w:tag w:val="goog_rdk_9"/>
          <w:id w:val="-1497110868"/>
        </w:sdtPr>
        <w:sdtEndPr/>
        <w:sdtContent/>
      </w:sdt>
      <w:r w:rsidRPr="006A738C">
        <w:t xml:space="preserve"> </w:t>
      </w:r>
      <w:hyperlink r:id="rId26">
        <w:r w:rsidRPr="006A738C">
          <w:rPr>
            <w:color w:val="1155CC"/>
            <w:u w:val="single"/>
          </w:rPr>
          <w:t>https://github.com/grunwaldlab/rps10_barcode</w:t>
        </w:r>
      </w:hyperlink>
      <w:r w:rsidRPr="006A738C">
        <w:t xml:space="preserve">. </w:t>
      </w:r>
    </w:p>
    <w:p w14:paraId="131A632A" w14:textId="3C3BCD90" w:rsidR="001B64B2" w:rsidRPr="006A738C" w:rsidRDefault="001B64B2" w:rsidP="009F0723">
      <w:pPr>
        <w:spacing w:line="360" w:lineRule="auto"/>
        <w:rPr>
          <w:b/>
          <w:color w:val="000000"/>
        </w:rPr>
        <w:sectPr w:rsidR="001B64B2" w:rsidRPr="006A738C" w:rsidSect="00661F0B">
          <w:headerReference w:type="even" r:id="rId27"/>
          <w:headerReference w:type="default" r:id="rId28"/>
          <w:footerReference w:type="even" r:id="rId29"/>
          <w:footerReference w:type="default" r:id="rId30"/>
          <w:headerReference w:type="first" r:id="rId31"/>
          <w:footerReference w:type="first" r:id="rId32"/>
          <w:pgSz w:w="11906" w:h="16838"/>
          <w:pgMar w:top="1701" w:right="1418" w:bottom="1701" w:left="1418" w:header="720" w:footer="720" w:gutter="0"/>
          <w:lnNumType w:countBy="1" w:restart="continuous"/>
          <w:pgNumType w:start="1"/>
          <w:cols w:space="720"/>
          <w:titlePg/>
        </w:sectPr>
      </w:pPr>
    </w:p>
    <w:p w14:paraId="0000009E" w14:textId="1C0551A8" w:rsidR="00096B6A" w:rsidRPr="006A738C" w:rsidRDefault="00CD5D5B" w:rsidP="0035114E">
      <w:pPr>
        <w:spacing w:line="480" w:lineRule="auto"/>
        <w:rPr>
          <w:b/>
          <w:color w:val="000000"/>
        </w:rPr>
      </w:pPr>
      <w:r w:rsidRPr="006A738C">
        <w:rPr>
          <w:b/>
          <w:color w:val="000000"/>
        </w:rPr>
        <w:lastRenderedPageBreak/>
        <w:t>TABLES</w:t>
      </w:r>
    </w:p>
    <w:p w14:paraId="45D13708" w14:textId="77777777" w:rsidR="00A9714E" w:rsidRPr="006A738C" w:rsidRDefault="00A9714E" w:rsidP="0035114E">
      <w:pPr>
        <w:spacing w:line="480" w:lineRule="auto"/>
        <w:rPr>
          <w:bCs/>
        </w:rPr>
      </w:pPr>
    </w:p>
    <w:p w14:paraId="0000009F" w14:textId="5D53F56A" w:rsidR="00096B6A" w:rsidRPr="006A738C" w:rsidRDefault="00CD5D5B" w:rsidP="0035114E">
      <w:pPr>
        <w:spacing w:line="480" w:lineRule="auto"/>
      </w:pPr>
      <w:r w:rsidRPr="006A738C">
        <w:rPr>
          <w:b/>
        </w:rPr>
        <w:t xml:space="preserve">Table </w:t>
      </w:r>
      <w:r w:rsidR="002039AF" w:rsidRPr="006A738C">
        <w:rPr>
          <w:b/>
        </w:rPr>
        <w:t>1</w:t>
      </w:r>
      <w:r w:rsidRPr="006A738C">
        <w:rPr>
          <w:b/>
        </w:rPr>
        <w:t xml:space="preserve">. </w:t>
      </w:r>
      <w:r w:rsidRPr="006A738C">
        <w:t xml:space="preserve">List of primers used for </w:t>
      </w:r>
      <w:r w:rsidRPr="006A738C">
        <w:rPr>
          <w:i/>
        </w:rPr>
        <w:t>rps10</w:t>
      </w:r>
      <w:r w:rsidRPr="006A738C">
        <w:t xml:space="preserve"> metabarcoding and </w:t>
      </w:r>
      <w:r w:rsidR="003940EB" w:rsidRPr="006A738C">
        <w:t xml:space="preserve">the </w:t>
      </w:r>
      <w:r w:rsidRPr="006A738C">
        <w:t xml:space="preserve">reference database entries. </w:t>
      </w:r>
    </w:p>
    <w:tbl>
      <w:tblPr>
        <w:tblStyle w:val="a1"/>
        <w:tblW w:w="10170" w:type="dxa"/>
        <w:jc w:val="center"/>
        <w:tblBorders>
          <w:top w:val="nil"/>
          <w:left w:val="nil"/>
          <w:bottom w:val="nil"/>
          <w:right w:val="nil"/>
          <w:insideH w:val="nil"/>
          <w:insideV w:val="nil"/>
        </w:tblBorders>
        <w:tblLayout w:type="fixed"/>
        <w:tblLook w:val="0600" w:firstRow="0" w:lastRow="0" w:firstColumn="0" w:lastColumn="0" w:noHBand="1" w:noVBand="1"/>
      </w:tblPr>
      <w:tblGrid>
        <w:gridCol w:w="2430"/>
        <w:gridCol w:w="5580"/>
        <w:gridCol w:w="2160"/>
      </w:tblGrid>
      <w:tr w:rsidR="00096B6A" w:rsidRPr="006A738C" w14:paraId="130363D2" w14:textId="77777777" w:rsidTr="00B46936">
        <w:trPr>
          <w:trHeight w:val="20"/>
          <w:jc w:val="center"/>
        </w:trPr>
        <w:tc>
          <w:tcPr>
            <w:tcW w:w="2430" w:type="dxa"/>
            <w:tcBorders>
              <w:top w:val="single" w:sz="12" w:space="0" w:color="000000"/>
              <w:left w:val="nil"/>
              <w:bottom w:val="single" w:sz="8" w:space="0" w:color="000000"/>
              <w:right w:val="nil"/>
            </w:tcBorders>
            <w:tcMar>
              <w:top w:w="80" w:type="dxa"/>
              <w:left w:w="100" w:type="dxa"/>
              <w:bottom w:w="80" w:type="dxa"/>
              <w:right w:w="100" w:type="dxa"/>
            </w:tcMar>
          </w:tcPr>
          <w:p w14:paraId="000000A0" w14:textId="77777777" w:rsidR="00096B6A" w:rsidRPr="006A738C" w:rsidRDefault="00CD5D5B" w:rsidP="003B4BE6">
            <w:pPr>
              <w:widowControl w:val="0"/>
              <w:pBdr>
                <w:top w:val="nil"/>
                <w:left w:val="nil"/>
                <w:bottom w:val="nil"/>
                <w:right w:val="nil"/>
                <w:between w:val="nil"/>
              </w:pBdr>
              <w:rPr>
                <w:b/>
              </w:rPr>
            </w:pPr>
            <w:r w:rsidRPr="006A738C">
              <w:rPr>
                <w:b/>
              </w:rPr>
              <w:t>Primer name</w:t>
            </w:r>
          </w:p>
        </w:tc>
        <w:tc>
          <w:tcPr>
            <w:tcW w:w="5580" w:type="dxa"/>
            <w:tcBorders>
              <w:top w:val="single" w:sz="12" w:space="0" w:color="000000"/>
              <w:left w:val="nil"/>
              <w:bottom w:val="single" w:sz="8" w:space="0" w:color="000000"/>
              <w:right w:val="nil"/>
            </w:tcBorders>
            <w:tcMar>
              <w:top w:w="100" w:type="dxa"/>
              <w:left w:w="100" w:type="dxa"/>
              <w:bottom w:w="100" w:type="dxa"/>
              <w:right w:w="100" w:type="dxa"/>
            </w:tcMar>
          </w:tcPr>
          <w:p w14:paraId="000000A1" w14:textId="0C660A1D" w:rsidR="00096B6A" w:rsidRPr="006A738C" w:rsidRDefault="00CD5D5B" w:rsidP="003B4BE6">
            <w:pPr>
              <w:widowControl w:val="0"/>
              <w:pBdr>
                <w:top w:val="nil"/>
                <w:left w:val="nil"/>
                <w:bottom w:val="nil"/>
                <w:right w:val="nil"/>
                <w:between w:val="nil"/>
              </w:pBdr>
              <w:rPr>
                <w:b/>
                <w:vertAlign w:val="superscript"/>
              </w:rPr>
            </w:pPr>
            <w:r w:rsidRPr="006A738C">
              <w:rPr>
                <w:b/>
                <w:i/>
              </w:rPr>
              <w:t>rps10</w:t>
            </w:r>
            <w:r w:rsidRPr="006A738C">
              <w:rPr>
                <w:b/>
              </w:rPr>
              <w:t xml:space="preserve"> metabarcoding primer sequence (5'-3')</w:t>
            </w:r>
            <w:r w:rsidR="001B64B2" w:rsidRPr="006A738C">
              <w:rPr>
                <w:b/>
                <w:vertAlign w:val="superscript"/>
              </w:rPr>
              <w:t>†</w:t>
            </w:r>
          </w:p>
        </w:tc>
        <w:tc>
          <w:tcPr>
            <w:tcW w:w="2160" w:type="dxa"/>
            <w:tcBorders>
              <w:top w:val="single" w:sz="12" w:space="0" w:color="000000"/>
              <w:left w:val="nil"/>
              <w:bottom w:val="single" w:sz="8" w:space="0" w:color="000000"/>
              <w:right w:val="nil"/>
            </w:tcBorders>
            <w:tcMar>
              <w:top w:w="100" w:type="dxa"/>
              <w:left w:w="100" w:type="dxa"/>
              <w:bottom w:w="100" w:type="dxa"/>
              <w:right w:w="100" w:type="dxa"/>
            </w:tcMar>
          </w:tcPr>
          <w:p w14:paraId="000000A2" w14:textId="77777777" w:rsidR="00096B6A" w:rsidRPr="006A738C" w:rsidRDefault="00CD5D5B" w:rsidP="003B4BE6">
            <w:pPr>
              <w:widowControl w:val="0"/>
              <w:pBdr>
                <w:top w:val="nil"/>
                <w:left w:val="nil"/>
                <w:bottom w:val="nil"/>
                <w:right w:val="nil"/>
                <w:between w:val="nil"/>
              </w:pBdr>
              <w:rPr>
                <w:b/>
              </w:rPr>
            </w:pPr>
            <w:r w:rsidRPr="006A738C">
              <w:rPr>
                <w:b/>
              </w:rPr>
              <w:t>Reference</w:t>
            </w:r>
          </w:p>
        </w:tc>
      </w:tr>
      <w:tr w:rsidR="00096B6A" w:rsidRPr="006A738C" w14:paraId="04191834" w14:textId="77777777" w:rsidTr="00B46936">
        <w:trPr>
          <w:trHeight w:val="20"/>
          <w:jc w:val="center"/>
        </w:trPr>
        <w:tc>
          <w:tcPr>
            <w:tcW w:w="2430" w:type="dxa"/>
            <w:tcBorders>
              <w:top w:val="single" w:sz="8" w:space="0" w:color="000000"/>
              <w:left w:val="nil"/>
              <w:bottom w:val="nil"/>
              <w:right w:val="nil"/>
            </w:tcBorders>
            <w:tcMar>
              <w:top w:w="100" w:type="dxa"/>
              <w:left w:w="100" w:type="dxa"/>
              <w:bottom w:w="100" w:type="dxa"/>
              <w:right w:w="100" w:type="dxa"/>
            </w:tcMar>
          </w:tcPr>
          <w:p w14:paraId="000000A3" w14:textId="45226C29" w:rsidR="00096B6A" w:rsidRPr="006A738C" w:rsidRDefault="00CD5D5B" w:rsidP="001B4BDD">
            <w:pPr>
              <w:widowControl w:val="0"/>
              <w:pBdr>
                <w:top w:val="nil"/>
                <w:left w:val="nil"/>
                <w:bottom w:val="nil"/>
                <w:right w:val="nil"/>
                <w:between w:val="nil"/>
              </w:pBdr>
              <w:rPr>
                <w:vertAlign w:val="superscript"/>
              </w:rPr>
            </w:pPr>
            <w:r w:rsidRPr="006A738C">
              <w:rPr>
                <w:iCs/>
              </w:rPr>
              <w:t>rps10</w:t>
            </w:r>
            <w:r w:rsidRPr="006A738C">
              <w:t>_F</w:t>
            </w:r>
            <w:r w:rsidR="00DC2611" w:rsidRPr="006A738C">
              <w:t>1</w:t>
            </w:r>
            <w:r w:rsidR="001B64B2" w:rsidRPr="006A738C">
              <w:rPr>
                <w:vertAlign w:val="superscript"/>
              </w:rPr>
              <w:t>‡</w:t>
            </w:r>
          </w:p>
        </w:tc>
        <w:tc>
          <w:tcPr>
            <w:tcW w:w="5580" w:type="dxa"/>
            <w:tcBorders>
              <w:top w:val="single" w:sz="8" w:space="0" w:color="000000"/>
              <w:left w:val="nil"/>
              <w:bottom w:val="nil"/>
              <w:right w:val="nil"/>
            </w:tcBorders>
            <w:tcMar>
              <w:top w:w="100" w:type="dxa"/>
              <w:left w:w="100" w:type="dxa"/>
              <w:bottom w:w="100" w:type="dxa"/>
              <w:right w:w="100" w:type="dxa"/>
            </w:tcMar>
          </w:tcPr>
          <w:p w14:paraId="20708079" w14:textId="77777777" w:rsidR="00CF057E" w:rsidRPr="006A738C" w:rsidRDefault="00CD5D5B" w:rsidP="001B4BDD">
            <w:pPr>
              <w:widowControl w:val="0"/>
              <w:pBdr>
                <w:top w:val="nil"/>
                <w:left w:val="nil"/>
                <w:bottom w:val="nil"/>
                <w:right w:val="nil"/>
                <w:between w:val="nil"/>
              </w:pBdr>
              <w:rPr>
                <w:i/>
              </w:rPr>
            </w:pPr>
            <w:r w:rsidRPr="006A738C">
              <w:rPr>
                <w:i/>
              </w:rPr>
              <w:t>TCGTCGGCAGCGTCAGATGTGTATAAGAGACAG</w:t>
            </w:r>
          </w:p>
          <w:p w14:paraId="000000A4" w14:textId="7E7D1A8D" w:rsidR="00096B6A" w:rsidRPr="006A738C" w:rsidRDefault="00CD5D5B" w:rsidP="001B4BDD">
            <w:pPr>
              <w:widowControl w:val="0"/>
              <w:pBdr>
                <w:top w:val="nil"/>
                <w:left w:val="nil"/>
                <w:bottom w:val="nil"/>
                <w:right w:val="nil"/>
                <w:between w:val="nil"/>
              </w:pBdr>
              <w:rPr>
                <w:i/>
              </w:rPr>
            </w:pPr>
            <w:r w:rsidRPr="006A738C">
              <w:t>GTTGGTTAGAGYAAAAGACT</w:t>
            </w:r>
          </w:p>
        </w:tc>
        <w:tc>
          <w:tcPr>
            <w:tcW w:w="2160" w:type="dxa"/>
            <w:tcBorders>
              <w:top w:val="single" w:sz="8" w:space="0" w:color="000000"/>
            </w:tcBorders>
            <w:tcMar>
              <w:top w:w="100" w:type="dxa"/>
              <w:left w:w="100" w:type="dxa"/>
              <w:bottom w:w="100" w:type="dxa"/>
              <w:right w:w="100" w:type="dxa"/>
            </w:tcMar>
          </w:tcPr>
          <w:p w14:paraId="000000A5" w14:textId="620238CF" w:rsidR="00096B6A" w:rsidRPr="006A738C" w:rsidRDefault="000A2859" w:rsidP="001B4BDD">
            <w:pPr>
              <w:widowControl w:val="0"/>
              <w:pBdr>
                <w:top w:val="nil"/>
                <w:left w:val="nil"/>
                <w:bottom w:val="nil"/>
                <w:right w:val="nil"/>
                <w:between w:val="nil"/>
              </w:pBdr>
            </w:pPr>
            <w:r w:rsidRPr="006A738C">
              <w:t>This study</w:t>
            </w:r>
          </w:p>
        </w:tc>
      </w:tr>
      <w:tr w:rsidR="00B46936" w:rsidRPr="006A738C" w14:paraId="51C23D1C"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6" w14:textId="560518CD" w:rsidR="00B46936" w:rsidRPr="006A738C" w:rsidRDefault="00B46936" w:rsidP="00B46936">
            <w:pPr>
              <w:widowControl w:val="0"/>
              <w:pBdr>
                <w:top w:val="nil"/>
                <w:left w:val="nil"/>
                <w:bottom w:val="nil"/>
                <w:right w:val="nil"/>
                <w:between w:val="nil"/>
              </w:pBdr>
              <w:rPr>
                <w:vertAlign w:val="superscript"/>
              </w:rPr>
            </w:pPr>
            <w:r w:rsidRPr="006A738C">
              <w:rPr>
                <w:iCs/>
              </w:rPr>
              <w:t>rps10</w:t>
            </w:r>
            <w:r w:rsidRPr="006A738C">
              <w:t>_F2</w:t>
            </w:r>
            <w:r w:rsidR="001B64B2" w:rsidRPr="006A738C">
              <w:rPr>
                <w:vertAlign w:val="superscript"/>
              </w:rPr>
              <w:t>‡</w:t>
            </w:r>
          </w:p>
        </w:tc>
        <w:tc>
          <w:tcPr>
            <w:tcW w:w="5580" w:type="dxa"/>
            <w:tcBorders>
              <w:top w:val="nil"/>
              <w:left w:val="nil"/>
              <w:bottom w:val="nil"/>
              <w:right w:val="nil"/>
            </w:tcBorders>
            <w:tcMar>
              <w:top w:w="100" w:type="dxa"/>
              <w:left w:w="100" w:type="dxa"/>
              <w:bottom w:w="100" w:type="dxa"/>
              <w:right w:w="100" w:type="dxa"/>
            </w:tcMar>
          </w:tcPr>
          <w:p w14:paraId="1533E440" w14:textId="7B9DBEFD" w:rsidR="00B46936" w:rsidRPr="006A738C" w:rsidRDefault="00B46936" w:rsidP="00B46936">
            <w:pPr>
              <w:widowControl w:val="0"/>
              <w:pBdr>
                <w:top w:val="nil"/>
                <w:left w:val="nil"/>
                <w:bottom w:val="nil"/>
                <w:right w:val="nil"/>
                <w:between w:val="nil"/>
              </w:pBdr>
              <w:rPr>
                <w:i/>
              </w:rPr>
            </w:pPr>
            <w:r w:rsidRPr="006A738C">
              <w:rPr>
                <w:i/>
              </w:rPr>
              <w:t>TCGTCGGCAGCGTCAGATGTGTATAAGAGACAG</w:t>
            </w:r>
          </w:p>
          <w:p w14:paraId="000000A7" w14:textId="3D44D889" w:rsidR="00B46936" w:rsidRPr="006A738C" w:rsidRDefault="00B46936" w:rsidP="00B46936">
            <w:pPr>
              <w:widowControl w:val="0"/>
              <w:pBdr>
                <w:top w:val="nil"/>
                <w:left w:val="nil"/>
                <w:bottom w:val="nil"/>
                <w:right w:val="nil"/>
                <w:between w:val="nil"/>
              </w:pBdr>
            </w:pPr>
            <w:r w:rsidRPr="006A738C">
              <w:t xml:space="preserve">GTTGGTTAGAGTAGAAGACT </w:t>
            </w:r>
          </w:p>
        </w:tc>
        <w:tc>
          <w:tcPr>
            <w:tcW w:w="2160" w:type="dxa"/>
            <w:tcMar>
              <w:top w:w="100" w:type="dxa"/>
              <w:left w:w="100" w:type="dxa"/>
              <w:bottom w:w="100" w:type="dxa"/>
              <w:right w:w="100" w:type="dxa"/>
            </w:tcMar>
          </w:tcPr>
          <w:p w14:paraId="000000A8" w14:textId="151324C7"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23AF3A2F" w14:textId="77777777" w:rsidTr="00B46936">
        <w:trPr>
          <w:trHeight w:val="20"/>
          <w:jc w:val="center"/>
        </w:trPr>
        <w:tc>
          <w:tcPr>
            <w:tcW w:w="2430" w:type="dxa"/>
            <w:tcBorders>
              <w:top w:val="nil"/>
              <w:left w:val="nil"/>
              <w:bottom w:val="nil"/>
              <w:right w:val="nil"/>
            </w:tcBorders>
            <w:tcMar>
              <w:top w:w="80" w:type="dxa"/>
              <w:left w:w="100" w:type="dxa"/>
              <w:bottom w:w="80" w:type="dxa"/>
              <w:right w:w="100" w:type="dxa"/>
            </w:tcMar>
          </w:tcPr>
          <w:p w14:paraId="000000A9" w14:textId="77777777" w:rsidR="00B46936" w:rsidRPr="006A738C" w:rsidRDefault="00B46936" w:rsidP="00B46936">
            <w:pPr>
              <w:widowControl w:val="0"/>
              <w:pBdr>
                <w:top w:val="nil"/>
                <w:left w:val="nil"/>
                <w:bottom w:val="nil"/>
                <w:right w:val="nil"/>
                <w:between w:val="nil"/>
              </w:pBdr>
            </w:pPr>
            <w:r w:rsidRPr="006A738C">
              <w:rPr>
                <w:iCs/>
              </w:rPr>
              <w:t>rps10</w:t>
            </w:r>
            <w:r w:rsidRPr="006A738C">
              <w:t>_R1</w:t>
            </w:r>
          </w:p>
        </w:tc>
        <w:tc>
          <w:tcPr>
            <w:tcW w:w="5580" w:type="dxa"/>
            <w:tcBorders>
              <w:top w:val="nil"/>
              <w:left w:val="nil"/>
              <w:bottom w:val="nil"/>
              <w:right w:val="nil"/>
            </w:tcBorders>
            <w:tcMar>
              <w:top w:w="100" w:type="dxa"/>
              <w:left w:w="100" w:type="dxa"/>
              <w:bottom w:w="100" w:type="dxa"/>
              <w:right w:w="100" w:type="dxa"/>
            </w:tcMar>
          </w:tcPr>
          <w:p w14:paraId="04E7FD1C" w14:textId="6DF2185E" w:rsidR="00B46936" w:rsidRPr="006A738C" w:rsidRDefault="00B46936" w:rsidP="00B46936">
            <w:pPr>
              <w:widowControl w:val="0"/>
              <w:pBdr>
                <w:top w:val="nil"/>
                <w:left w:val="nil"/>
                <w:bottom w:val="nil"/>
                <w:right w:val="nil"/>
                <w:between w:val="nil"/>
              </w:pBdr>
            </w:pPr>
            <w:r w:rsidRPr="006A738C">
              <w:rPr>
                <w:i/>
              </w:rPr>
              <w:t>GTCTCGTGGGCTCGGAGATGTGTATAAGAGACAG</w:t>
            </w:r>
          </w:p>
          <w:p w14:paraId="000000AA" w14:textId="788E4488" w:rsidR="00B46936" w:rsidRPr="006A738C" w:rsidRDefault="00B46936" w:rsidP="00B46936">
            <w:pPr>
              <w:widowControl w:val="0"/>
              <w:pBdr>
                <w:top w:val="nil"/>
                <w:left w:val="nil"/>
                <w:bottom w:val="nil"/>
                <w:right w:val="nil"/>
                <w:between w:val="nil"/>
              </w:pBdr>
            </w:pPr>
            <w:r w:rsidRPr="006A738C">
              <w:t>ATGCTTAGAAAGATTTGAACT</w:t>
            </w:r>
          </w:p>
        </w:tc>
        <w:tc>
          <w:tcPr>
            <w:tcW w:w="2160" w:type="dxa"/>
            <w:tcMar>
              <w:top w:w="100" w:type="dxa"/>
              <w:left w:w="100" w:type="dxa"/>
              <w:bottom w:w="100" w:type="dxa"/>
              <w:right w:w="100" w:type="dxa"/>
            </w:tcMar>
          </w:tcPr>
          <w:p w14:paraId="000000AB" w14:textId="0BC35965"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457DCD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C" w14:textId="77777777" w:rsidR="00B46936" w:rsidRPr="006A738C" w:rsidRDefault="00B46936" w:rsidP="00B46936">
            <w:pPr>
              <w:widowControl w:val="0"/>
              <w:pBdr>
                <w:top w:val="nil"/>
                <w:left w:val="nil"/>
                <w:bottom w:val="nil"/>
                <w:right w:val="nil"/>
                <w:between w:val="nil"/>
              </w:pBdr>
            </w:pPr>
            <w:r w:rsidRPr="006A738C">
              <w:rPr>
                <w:iCs/>
              </w:rPr>
              <w:t>rps10</w:t>
            </w:r>
            <w:r w:rsidRPr="006A738C">
              <w:t>_R2</w:t>
            </w:r>
          </w:p>
        </w:tc>
        <w:tc>
          <w:tcPr>
            <w:tcW w:w="5580" w:type="dxa"/>
            <w:tcBorders>
              <w:top w:val="nil"/>
              <w:left w:val="nil"/>
              <w:bottom w:val="nil"/>
              <w:right w:val="nil"/>
            </w:tcBorders>
            <w:tcMar>
              <w:top w:w="100" w:type="dxa"/>
              <w:left w:w="100" w:type="dxa"/>
              <w:bottom w:w="100" w:type="dxa"/>
              <w:right w:w="100" w:type="dxa"/>
            </w:tcMar>
          </w:tcPr>
          <w:p w14:paraId="1ECE73A5" w14:textId="1A2DE68B"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AD" w14:textId="489F3559" w:rsidR="00B46936" w:rsidRPr="006A738C" w:rsidRDefault="00B46936" w:rsidP="00B46936">
            <w:pPr>
              <w:widowControl w:val="0"/>
              <w:pBdr>
                <w:top w:val="nil"/>
                <w:left w:val="nil"/>
                <w:bottom w:val="nil"/>
                <w:right w:val="nil"/>
                <w:between w:val="nil"/>
              </w:pBdr>
            </w:pPr>
            <w:r w:rsidRPr="006A738C">
              <w:t>ATACTTAGAAAGATTTGAACT</w:t>
            </w:r>
          </w:p>
        </w:tc>
        <w:tc>
          <w:tcPr>
            <w:tcW w:w="2160" w:type="dxa"/>
            <w:tcMar>
              <w:top w:w="100" w:type="dxa"/>
              <w:left w:w="100" w:type="dxa"/>
              <w:bottom w:w="100" w:type="dxa"/>
              <w:right w:w="100" w:type="dxa"/>
            </w:tcMar>
          </w:tcPr>
          <w:p w14:paraId="000000AE" w14:textId="295EFB55"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09BFEDB0"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F" w14:textId="77777777" w:rsidR="00B46936" w:rsidRPr="006A738C" w:rsidRDefault="00B46936" w:rsidP="00B46936">
            <w:pPr>
              <w:widowControl w:val="0"/>
              <w:pBdr>
                <w:top w:val="nil"/>
                <w:left w:val="nil"/>
                <w:bottom w:val="nil"/>
                <w:right w:val="nil"/>
                <w:between w:val="nil"/>
              </w:pBdr>
            </w:pPr>
            <w:r w:rsidRPr="006A738C">
              <w:rPr>
                <w:iCs/>
              </w:rPr>
              <w:t>rps10</w:t>
            </w:r>
            <w:r w:rsidRPr="006A738C">
              <w:t>_R3</w:t>
            </w:r>
          </w:p>
        </w:tc>
        <w:tc>
          <w:tcPr>
            <w:tcW w:w="5580" w:type="dxa"/>
            <w:tcBorders>
              <w:top w:val="nil"/>
              <w:left w:val="nil"/>
              <w:bottom w:val="nil"/>
              <w:right w:val="nil"/>
            </w:tcBorders>
            <w:tcMar>
              <w:top w:w="100" w:type="dxa"/>
              <w:left w:w="100" w:type="dxa"/>
              <w:bottom w:w="100" w:type="dxa"/>
              <w:right w:w="100" w:type="dxa"/>
            </w:tcMar>
          </w:tcPr>
          <w:p w14:paraId="0CA8EA9E" w14:textId="7CB08010"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0" w14:textId="7CBA284C" w:rsidR="00B46936" w:rsidRPr="006A738C" w:rsidRDefault="00B46936" w:rsidP="00B46936">
            <w:pPr>
              <w:widowControl w:val="0"/>
              <w:pBdr>
                <w:top w:val="nil"/>
                <w:left w:val="nil"/>
                <w:bottom w:val="nil"/>
                <w:right w:val="nil"/>
                <w:between w:val="nil"/>
              </w:pBdr>
            </w:pPr>
            <w:r w:rsidRPr="006A738C">
              <w:t>ATGCTTAGAAAGACTTGAACT</w:t>
            </w:r>
          </w:p>
        </w:tc>
        <w:tc>
          <w:tcPr>
            <w:tcW w:w="2160" w:type="dxa"/>
            <w:tcMar>
              <w:top w:w="100" w:type="dxa"/>
              <w:left w:w="100" w:type="dxa"/>
              <w:bottom w:w="100" w:type="dxa"/>
              <w:right w:w="100" w:type="dxa"/>
            </w:tcMar>
          </w:tcPr>
          <w:p w14:paraId="000000B1" w14:textId="6AB583C0"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230E3AA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2" w14:textId="77777777" w:rsidR="00B46936" w:rsidRPr="006A738C" w:rsidRDefault="00B46936" w:rsidP="00B46936">
            <w:pPr>
              <w:widowControl w:val="0"/>
              <w:pBdr>
                <w:top w:val="nil"/>
                <w:left w:val="nil"/>
                <w:bottom w:val="nil"/>
                <w:right w:val="nil"/>
                <w:between w:val="nil"/>
              </w:pBdr>
            </w:pPr>
            <w:r w:rsidRPr="006A738C">
              <w:rPr>
                <w:iCs/>
              </w:rPr>
              <w:t>rps10</w:t>
            </w:r>
            <w:r w:rsidRPr="006A738C">
              <w:t>_R4</w:t>
            </w:r>
          </w:p>
        </w:tc>
        <w:tc>
          <w:tcPr>
            <w:tcW w:w="5580" w:type="dxa"/>
            <w:tcBorders>
              <w:top w:val="nil"/>
              <w:left w:val="nil"/>
              <w:bottom w:val="nil"/>
              <w:right w:val="nil"/>
            </w:tcBorders>
            <w:tcMar>
              <w:top w:w="100" w:type="dxa"/>
              <w:left w:w="100" w:type="dxa"/>
              <w:bottom w:w="100" w:type="dxa"/>
              <w:right w:w="100" w:type="dxa"/>
            </w:tcMar>
          </w:tcPr>
          <w:p w14:paraId="1BFBF3AA" w14:textId="0E1953CC" w:rsidR="00B46936" w:rsidRPr="006A738C" w:rsidRDefault="00B46936" w:rsidP="00B46936">
            <w:pPr>
              <w:widowControl w:val="0"/>
              <w:pBdr>
                <w:top w:val="nil"/>
                <w:left w:val="nil"/>
                <w:bottom w:val="nil"/>
                <w:right w:val="nil"/>
                <w:between w:val="nil"/>
              </w:pBdr>
            </w:pPr>
            <w:r w:rsidRPr="006A738C">
              <w:rPr>
                <w:i/>
              </w:rPr>
              <w:t>GTCTCGTGGGCTCGGAGATGTGTATAAGAGACAG</w:t>
            </w:r>
          </w:p>
          <w:p w14:paraId="000000B3" w14:textId="440F59FC" w:rsidR="00B46936" w:rsidRPr="006A738C" w:rsidRDefault="00B46936" w:rsidP="00B46936">
            <w:pPr>
              <w:widowControl w:val="0"/>
              <w:pBdr>
                <w:top w:val="nil"/>
                <w:left w:val="nil"/>
                <w:bottom w:val="nil"/>
                <w:right w:val="nil"/>
                <w:between w:val="nil"/>
              </w:pBdr>
            </w:pPr>
            <w:r w:rsidRPr="006A738C">
              <w:t>ATGCTTAGAAAGACTCGAACT</w:t>
            </w:r>
          </w:p>
        </w:tc>
        <w:tc>
          <w:tcPr>
            <w:tcW w:w="2160" w:type="dxa"/>
            <w:tcMar>
              <w:top w:w="100" w:type="dxa"/>
              <w:left w:w="100" w:type="dxa"/>
              <w:bottom w:w="100" w:type="dxa"/>
              <w:right w:w="100" w:type="dxa"/>
            </w:tcMar>
          </w:tcPr>
          <w:p w14:paraId="000000B4" w14:textId="0DA8F9F0"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73ECD79B"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5" w14:textId="77777777" w:rsidR="00B46936" w:rsidRPr="006A738C" w:rsidRDefault="00B46936" w:rsidP="00B46936">
            <w:pPr>
              <w:widowControl w:val="0"/>
              <w:pBdr>
                <w:top w:val="nil"/>
                <w:left w:val="nil"/>
                <w:bottom w:val="nil"/>
                <w:right w:val="nil"/>
                <w:between w:val="nil"/>
              </w:pBdr>
            </w:pPr>
            <w:r w:rsidRPr="006A738C">
              <w:rPr>
                <w:iCs/>
              </w:rPr>
              <w:t>rps10</w:t>
            </w:r>
            <w:r w:rsidRPr="006A738C">
              <w:t>_R5</w:t>
            </w:r>
          </w:p>
        </w:tc>
        <w:tc>
          <w:tcPr>
            <w:tcW w:w="5580" w:type="dxa"/>
            <w:tcBorders>
              <w:top w:val="nil"/>
              <w:left w:val="nil"/>
              <w:bottom w:val="nil"/>
              <w:right w:val="nil"/>
            </w:tcBorders>
            <w:tcMar>
              <w:top w:w="100" w:type="dxa"/>
              <w:left w:w="100" w:type="dxa"/>
              <w:bottom w:w="100" w:type="dxa"/>
              <w:right w:w="100" w:type="dxa"/>
            </w:tcMar>
          </w:tcPr>
          <w:p w14:paraId="63A5BD4F" w14:textId="562E2A08"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6" w14:textId="185A84CF" w:rsidR="00B46936" w:rsidRPr="006A738C" w:rsidRDefault="00B46936" w:rsidP="00B46936">
            <w:pPr>
              <w:widowControl w:val="0"/>
              <w:pBdr>
                <w:top w:val="nil"/>
                <w:left w:val="nil"/>
                <w:bottom w:val="nil"/>
                <w:right w:val="nil"/>
                <w:between w:val="nil"/>
              </w:pBdr>
            </w:pPr>
            <w:r w:rsidRPr="006A738C">
              <w:t>ATGCCTAGAAAGACTCGAACT</w:t>
            </w:r>
          </w:p>
        </w:tc>
        <w:tc>
          <w:tcPr>
            <w:tcW w:w="2160" w:type="dxa"/>
            <w:tcMar>
              <w:top w:w="100" w:type="dxa"/>
              <w:left w:w="100" w:type="dxa"/>
              <w:bottom w:w="100" w:type="dxa"/>
              <w:right w:w="100" w:type="dxa"/>
            </w:tcMar>
          </w:tcPr>
          <w:p w14:paraId="000000B7" w14:textId="4377D052"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60184553"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8" w14:textId="77777777" w:rsidR="00B46936" w:rsidRPr="006A738C" w:rsidRDefault="00B46936" w:rsidP="00B46936">
            <w:pPr>
              <w:widowControl w:val="0"/>
              <w:pBdr>
                <w:top w:val="nil"/>
                <w:left w:val="nil"/>
                <w:bottom w:val="nil"/>
                <w:right w:val="nil"/>
                <w:between w:val="nil"/>
              </w:pBdr>
            </w:pPr>
            <w:r w:rsidRPr="006A738C">
              <w:rPr>
                <w:iCs/>
              </w:rPr>
              <w:t>rps10</w:t>
            </w:r>
            <w:r w:rsidRPr="006A738C">
              <w:t>_R6</w:t>
            </w:r>
          </w:p>
        </w:tc>
        <w:tc>
          <w:tcPr>
            <w:tcW w:w="5580" w:type="dxa"/>
            <w:tcBorders>
              <w:top w:val="nil"/>
              <w:left w:val="nil"/>
              <w:bottom w:val="nil"/>
              <w:right w:val="nil"/>
            </w:tcBorders>
            <w:tcMar>
              <w:top w:w="100" w:type="dxa"/>
              <w:left w:w="100" w:type="dxa"/>
              <w:bottom w:w="100" w:type="dxa"/>
              <w:right w:w="100" w:type="dxa"/>
            </w:tcMar>
          </w:tcPr>
          <w:p w14:paraId="2F49B797" w14:textId="4A9BCDAC"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9" w14:textId="4D5ACBD0" w:rsidR="00B46936" w:rsidRPr="006A738C" w:rsidRDefault="00B46936" w:rsidP="00B46936">
            <w:pPr>
              <w:widowControl w:val="0"/>
              <w:pBdr>
                <w:top w:val="nil"/>
                <w:left w:val="nil"/>
                <w:bottom w:val="nil"/>
                <w:right w:val="nil"/>
                <w:between w:val="nil"/>
              </w:pBdr>
            </w:pPr>
            <w:r w:rsidRPr="006A738C">
              <w:t>ATGTTTAGAAAGATTCGAACT</w:t>
            </w:r>
          </w:p>
        </w:tc>
        <w:tc>
          <w:tcPr>
            <w:tcW w:w="2160" w:type="dxa"/>
            <w:tcMar>
              <w:top w:w="100" w:type="dxa"/>
              <w:left w:w="100" w:type="dxa"/>
              <w:bottom w:w="100" w:type="dxa"/>
              <w:right w:w="100" w:type="dxa"/>
            </w:tcMar>
          </w:tcPr>
          <w:p w14:paraId="000000BA" w14:textId="02381F41"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E287046" w14:textId="77777777" w:rsidTr="00B46936">
        <w:trPr>
          <w:trHeight w:val="20"/>
          <w:jc w:val="center"/>
        </w:trPr>
        <w:tc>
          <w:tcPr>
            <w:tcW w:w="2430" w:type="dxa"/>
            <w:tcBorders>
              <w:top w:val="nil"/>
              <w:left w:val="nil"/>
              <w:bottom w:val="single" w:sz="8" w:space="0" w:color="000000"/>
              <w:right w:val="nil"/>
            </w:tcBorders>
            <w:tcMar>
              <w:top w:w="100" w:type="dxa"/>
              <w:left w:w="100" w:type="dxa"/>
              <w:bottom w:w="100" w:type="dxa"/>
              <w:right w:w="100" w:type="dxa"/>
            </w:tcMar>
          </w:tcPr>
          <w:p w14:paraId="000000BB" w14:textId="77777777" w:rsidR="00B46936" w:rsidRPr="006A738C" w:rsidRDefault="00B46936" w:rsidP="00B46936">
            <w:pPr>
              <w:widowControl w:val="0"/>
              <w:pBdr>
                <w:top w:val="nil"/>
                <w:left w:val="nil"/>
                <w:bottom w:val="nil"/>
                <w:right w:val="nil"/>
                <w:between w:val="nil"/>
              </w:pBdr>
            </w:pPr>
            <w:r w:rsidRPr="006A738C">
              <w:rPr>
                <w:iCs/>
              </w:rPr>
              <w:lastRenderedPageBreak/>
              <w:t>rps10</w:t>
            </w:r>
            <w:r w:rsidRPr="006A738C">
              <w:t>_R7</w:t>
            </w:r>
          </w:p>
        </w:tc>
        <w:tc>
          <w:tcPr>
            <w:tcW w:w="5580" w:type="dxa"/>
            <w:tcBorders>
              <w:top w:val="nil"/>
              <w:left w:val="nil"/>
              <w:bottom w:val="single" w:sz="8" w:space="0" w:color="000000"/>
              <w:right w:val="nil"/>
            </w:tcBorders>
            <w:tcMar>
              <w:top w:w="100" w:type="dxa"/>
              <w:left w:w="100" w:type="dxa"/>
              <w:bottom w:w="100" w:type="dxa"/>
              <w:right w:w="100" w:type="dxa"/>
            </w:tcMar>
          </w:tcPr>
          <w:p w14:paraId="0DA09102" w14:textId="77777777" w:rsidR="00B46936" w:rsidRPr="006A738C" w:rsidRDefault="00B46936" w:rsidP="00B46936">
            <w:pPr>
              <w:widowControl w:val="0"/>
              <w:pBdr>
                <w:top w:val="nil"/>
                <w:left w:val="nil"/>
                <w:bottom w:val="nil"/>
                <w:right w:val="nil"/>
                <w:between w:val="nil"/>
              </w:pBdr>
              <w:rPr>
                <w:i/>
              </w:rPr>
            </w:pPr>
            <w:r w:rsidRPr="006A738C">
              <w:rPr>
                <w:i/>
              </w:rPr>
              <w:t xml:space="preserve">GTCTCGTGGGCTCGGAGATGTGTATAAGAGACAG </w:t>
            </w:r>
          </w:p>
          <w:p w14:paraId="000000BC" w14:textId="20418BE5" w:rsidR="00B46936" w:rsidRPr="006A738C" w:rsidRDefault="00B46936" w:rsidP="00B46936">
            <w:pPr>
              <w:widowControl w:val="0"/>
              <w:pBdr>
                <w:top w:val="nil"/>
                <w:left w:val="nil"/>
                <w:bottom w:val="nil"/>
                <w:right w:val="nil"/>
                <w:between w:val="nil"/>
              </w:pBdr>
            </w:pPr>
            <w:r w:rsidRPr="006A738C">
              <w:t>ATGCTTAGAAAGATTCGAACT</w:t>
            </w:r>
          </w:p>
        </w:tc>
        <w:tc>
          <w:tcPr>
            <w:tcW w:w="2160" w:type="dxa"/>
            <w:tcBorders>
              <w:bottom w:val="single" w:sz="8" w:space="0" w:color="000000"/>
            </w:tcBorders>
            <w:tcMar>
              <w:top w:w="100" w:type="dxa"/>
              <w:left w:w="100" w:type="dxa"/>
              <w:bottom w:w="100" w:type="dxa"/>
              <w:right w:w="100" w:type="dxa"/>
            </w:tcMar>
          </w:tcPr>
          <w:p w14:paraId="000000BD" w14:textId="45D6FAE9"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067EF38" w14:textId="77777777" w:rsidTr="00B46936">
        <w:trPr>
          <w:trHeight w:val="20"/>
          <w:jc w:val="center"/>
        </w:trPr>
        <w:tc>
          <w:tcPr>
            <w:tcW w:w="2430" w:type="dxa"/>
            <w:tcBorders>
              <w:top w:val="nil"/>
              <w:left w:val="nil"/>
              <w:bottom w:val="single" w:sz="8" w:space="0" w:color="000000"/>
              <w:right w:val="nil"/>
            </w:tcBorders>
            <w:tcMar>
              <w:top w:w="100" w:type="dxa"/>
              <w:left w:w="100" w:type="dxa"/>
              <w:bottom w:w="100" w:type="dxa"/>
              <w:right w:w="100" w:type="dxa"/>
            </w:tcMar>
          </w:tcPr>
          <w:p w14:paraId="000000BE" w14:textId="52B30715" w:rsidR="00B46936" w:rsidRPr="006A738C" w:rsidRDefault="00B46936" w:rsidP="00B46936">
            <w:pPr>
              <w:widowControl w:val="0"/>
              <w:rPr>
                <w:b/>
                <w:bCs/>
              </w:rPr>
            </w:pPr>
            <w:r w:rsidRPr="006A738C">
              <w:rPr>
                <w:b/>
                <w:bCs/>
              </w:rPr>
              <w:t>Primer name</w:t>
            </w:r>
          </w:p>
        </w:tc>
        <w:tc>
          <w:tcPr>
            <w:tcW w:w="5580" w:type="dxa"/>
            <w:tcBorders>
              <w:top w:val="nil"/>
              <w:left w:val="nil"/>
              <w:bottom w:val="single" w:sz="8" w:space="0" w:color="000000"/>
              <w:right w:val="nil"/>
            </w:tcBorders>
            <w:tcMar>
              <w:top w:w="100" w:type="dxa"/>
              <w:left w:w="100" w:type="dxa"/>
              <w:bottom w:w="100" w:type="dxa"/>
              <w:right w:w="100" w:type="dxa"/>
            </w:tcMar>
          </w:tcPr>
          <w:p w14:paraId="000000BF" w14:textId="2266BFF3" w:rsidR="00B46936" w:rsidRPr="006A738C" w:rsidRDefault="00B46936" w:rsidP="00B46936">
            <w:pPr>
              <w:widowControl w:val="0"/>
              <w:jc w:val="center"/>
              <w:rPr>
                <w:b/>
              </w:rPr>
            </w:pPr>
            <w:r w:rsidRPr="006A738C">
              <w:rPr>
                <w:b/>
                <w:i/>
              </w:rPr>
              <w:t>rps10</w:t>
            </w:r>
            <w:r w:rsidRPr="006A738C">
              <w:rPr>
                <w:b/>
              </w:rPr>
              <w:t xml:space="preserve"> database primer sequence (5'-3')</w:t>
            </w:r>
          </w:p>
        </w:tc>
        <w:tc>
          <w:tcPr>
            <w:tcW w:w="2160" w:type="dxa"/>
            <w:tcBorders>
              <w:top w:val="nil"/>
              <w:left w:val="nil"/>
              <w:bottom w:val="single" w:sz="8" w:space="0" w:color="000000"/>
              <w:right w:val="nil"/>
            </w:tcBorders>
            <w:tcMar>
              <w:top w:w="100" w:type="dxa"/>
              <w:left w:w="100" w:type="dxa"/>
              <w:bottom w:w="100" w:type="dxa"/>
              <w:right w:w="100" w:type="dxa"/>
            </w:tcMar>
          </w:tcPr>
          <w:p w14:paraId="000000C0" w14:textId="35D9AED6" w:rsidR="00B46936" w:rsidRPr="006A738C" w:rsidRDefault="00B46936" w:rsidP="00B46936">
            <w:pPr>
              <w:widowControl w:val="0"/>
              <w:rPr>
                <w:b/>
                <w:bCs/>
              </w:rPr>
            </w:pPr>
            <w:r w:rsidRPr="006A738C">
              <w:rPr>
                <w:b/>
                <w:bCs/>
              </w:rPr>
              <w:t>Reference</w:t>
            </w:r>
          </w:p>
        </w:tc>
      </w:tr>
      <w:tr w:rsidR="00B46936" w:rsidRPr="006A738C" w14:paraId="7E50FD40" w14:textId="77777777" w:rsidTr="00B46936">
        <w:trPr>
          <w:trHeight w:val="20"/>
          <w:jc w:val="center"/>
        </w:trPr>
        <w:tc>
          <w:tcPr>
            <w:tcW w:w="2430" w:type="dxa"/>
            <w:tcBorders>
              <w:top w:val="single" w:sz="8" w:space="0" w:color="000000"/>
              <w:left w:val="nil"/>
              <w:bottom w:val="nil"/>
              <w:right w:val="nil"/>
            </w:tcBorders>
            <w:tcMar>
              <w:top w:w="100" w:type="dxa"/>
              <w:left w:w="100" w:type="dxa"/>
              <w:bottom w:w="100" w:type="dxa"/>
              <w:right w:w="100" w:type="dxa"/>
            </w:tcMar>
          </w:tcPr>
          <w:p w14:paraId="000000C1" w14:textId="7AEA1281" w:rsidR="00B46936" w:rsidRPr="006A738C" w:rsidRDefault="00B46936" w:rsidP="00B46936">
            <w:pPr>
              <w:widowControl w:val="0"/>
              <w:rPr>
                <w:vertAlign w:val="superscript"/>
              </w:rPr>
            </w:pPr>
            <w:r w:rsidRPr="006A738C">
              <w:rPr>
                <w:iCs/>
              </w:rPr>
              <w:t>rps10</w:t>
            </w:r>
            <w:r w:rsidRPr="006A738C">
              <w:t>_DB_F</w:t>
            </w:r>
            <w:r w:rsidR="001B64B2" w:rsidRPr="006A738C">
              <w:rPr>
                <w:vertAlign w:val="superscript"/>
              </w:rPr>
              <w:t>‡</w:t>
            </w:r>
          </w:p>
        </w:tc>
        <w:tc>
          <w:tcPr>
            <w:tcW w:w="5580" w:type="dxa"/>
            <w:tcBorders>
              <w:top w:val="single" w:sz="8" w:space="0" w:color="000000"/>
            </w:tcBorders>
            <w:tcMar>
              <w:top w:w="100" w:type="dxa"/>
              <w:left w:w="100" w:type="dxa"/>
              <w:bottom w:w="100" w:type="dxa"/>
              <w:right w:w="100" w:type="dxa"/>
            </w:tcMar>
          </w:tcPr>
          <w:p w14:paraId="000000C2" w14:textId="77777777" w:rsidR="00B46936" w:rsidRPr="006A738C" w:rsidRDefault="00B46936" w:rsidP="00B46936">
            <w:pPr>
              <w:widowControl w:val="0"/>
            </w:pPr>
            <w:r w:rsidRPr="006A738C">
              <w:t>GTTGGTTAGAGYARAAGACT</w:t>
            </w:r>
          </w:p>
        </w:tc>
        <w:tc>
          <w:tcPr>
            <w:tcW w:w="2160" w:type="dxa"/>
            <w:tcBorders>
              <w:top w:val="single" w:sz="8" w:space="0" w:color="000000"/>
            </w:tcBorders>
            <w:tcMar>
              <w:top w:w="100" w:type="dxa"/>
              <w:left w:w="100" w:type="dxa"/>
              <w:bottom w:w="100" w:type="dxa"/>
              <w:right w:w="100" w:type="dxa"/>
            </w:tcMar>
          </w:tcPr>
          <w:p w14:paraId="000000C3" w14:textId="71864866" w:rsidR="00B46936" w:rsidRPr="006A738C" w:rsidRDefault="000A2859" w:rsidP="00B46936">
            <w:pPr>
              <w:widowControl w:val="0"/>
            </w:pPr>
            <w:r w:rsidRPr="006A738C">
              <w:t>This study</w:t>
            </w:r>
          </w:p>
        </w:tc>
      </w:tr>
      <w:tr w:rsidR="00B46936" w:rsidRPr="006A738C" w14:paraId="04106C2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C4" w14:textId="76BE5337" w:rsidR="00B46936" w:rsidRPr="006A738C" w:rsidRDefault="00B46936" w:rsidP="00B46936">
            <w:pPr>
              <w:widowControl w:val="0"/>
              <w:rPr>
                <w:vertAlign w:val="superscript"/>
              </w:rPr>
            </w:pPr>
            <w:r w:rsidRPr="006A738C">
              <w:rPr>
                <w:iCs/>
              </w:rPr>
              <w:t>rps10</w:t>
            </w:r>
            <w:r w:rsidRPr="006A738C">
              <w:t>_DB_R</w:t>
            </w:r>
            <w:r w:rsidR="001B64B2" w:rsidRPr="006A738C">
              <w:rPr>
                <w:vertAlign w:val="superscript"/>
              </w:rPr>
              <w:t>‡</w:t>
            </w:r>
          </w:p>
        </w:tc>
        <w:tc>
          <w:tcPr>
            <w:tcW w:w="5580" w:type="dxa"/>
            <w:tcMar>
              <w:top w:w="100" w:type="dxa"/>
              <w:left w:w="100" w:type="dxa"/>
              <w:bottom w:w="100" w:type="dxa"/>
              <w:right w:w="100" w:type="dxa"/>
            </w:tcMar>
          </w:tcPr>
          <w:p w14:paraId="000000C5" w14:textId="77777777" w:rsidR="00B46936" w:rsidRPr="006A738C" w:rsidRDefault="00B46936" w:rsidP="00B46936">
            <w:pPr>
              <w:widowControl w:val="0"/>
            </w:pPr>
            <w:r w:rsidRPr="006A738C">
              <w:t>RTAYACTCTAACCAACTGAGT</w:t>
            </w:r>
          </w:p>
        </w:tc>
        <w:tc>
          <w:tcPr>
            <w:tcW w:w="2160" w:type="dxa"/>
            <w:tcMar>
              <w:top w:w="100" w:type="dxa"/>
              <w:left w:w="100" w:type="dxa"/>
              <w:bottom w:w="100" w:type="dxa"/>
              <w:right w:w="100" w:type="dxa"/>
            </w:tcMar>
          </w:tcPr>
          <w:p w14:paraId="000000C6" w14:textId="3F0838A2" w:rsidR="00B46936" w:rsidRPr="006A738C" w:rsidRDefault="000A2859" w:rsidP="00B46936">
            <w:pPr>
              <w:widowControl w:val="0"/>
            </w:pPr>
            <w:r w:rsidRPr="006A738C">
              <w:t>This study</w:t>
            </w:r>
          </w:p>
        </w:tc>
      </w:tr>
      <w:tr w:rsidR="00096B6A" w:rsidRPr="006A738C" w14:paraId="0511B6DD" w14:textId="77777777" w:rsidTr="00B46936">
        <w:trPr>
          <w:trHeight w:val="20"/>
          <w:jc w:val="center"/>
        </w:trPr>
        <w:tc>
          <w:tcPr>
            <w:tcW w:w="2430" w:type="dxa"/>
            <w:tcBorders>
              <w:top w:val="single" w:sz="8" w:space="0" w:color="000000"/>
              <w:left w:val="nil"/>
              <w:bottom w:val="single" w:sz="8" w:space="0" w:color="000000"/>
              <w:right w:val="nil"/>
            </w:tcBorders>
            <w:tcMar>
              <w:top w:w="100" w:type="dxa"/>
              <w:left w:w="100" w:type="dxa"/>
              <w:bottom w:w="100" w:type="dxa"/>
              <w:right w:w="100" w:type="dxa"/>
            </w:tcMar>
          </w:tcPr>
          <w:p w14:paraId="000000C7" w14:textId="77777777" w:rsidR="00096B6A" w:rsidRPr="006A738C" w:rsidRDefault="00096B6A" w:rsidP="001B4BDD">
            <w:pPr>
              <w:widowControl w:val="0"/>
              <w:pBdr>
                <w:top w:val="nil"/>
                <w:left w:val="nil"/>
                <w:bottom w:val="nil"/>
                <w:right w:val="nil"/>
                <w:between w:val="nil"/>
              </w:pBdr>
              <w:jc w:val="center"/>
              <w:rPr>
                <w:b/>
              </w:rPr>
            </w:pPr>
          </w:p>
        </w:tc>
        <w:tc>
          <w:tcPr>
            <w:tcW w:w="5580" w:type="dxa"/>
            <w:tcBorders>
              <w:top w:val="single" w:sz="8" w:space="0" w:color="000000"/>
              <w:left w:val="nil"/>
              <w:bottom w:val="single" w:sz="8" w:space="0" w:color="000000"/>
              <w:right w:val="nil"/>
            </w:tcBorders>
            <w:tcMar>
              <w:top w:w="100" w:type="dxa"/>
              <w:left w:w="100" w:type="dxa"/>
              <w:bottom w:w="100" w:type="dxa"/>
              <w:right w:w="100" w:type="dxa"/>
            </w:tcMar>
          </w:tcPr>
          <w:p w14:paraId="000000C8" w14:textId="77777777" w:rsidR="00096B6A" w:rsidRPr="006A738C" w:rsidRDefault="00CD5D5B" w:rsidP="001B4BDD">
            <w:pPr>
              <w:widowControl w:val="0"/>
              <w:pBdr>
                <w:top w:val="nil"/>
                <w:left w:val="nil"/>
                <w:bottom w:val="nil"/>
                <w:right w:val="nil"/>
                <w:between w:val="nil"/>
              </w:pBdr>
              <w:jc w:val="center"/>
              <w:rPr>
                <w:b/>
              </w:rPr>
            </w:pPr>
            <w:r w:rsidRPr="006A738C">
              <w:rPr>
                <w:b/>
              </w:rPr>
              <w:t>ITS1 Primer sequence (5'-3')</w:t>
            </w:r>
          </w:p>
        </w:tc>
        <w:tc>
          <w:tcPr>
            <w:tcW w:w="2160" w:type="dxa"/>
            <w:tcBorders>
              <w:top w:val="single" w:sz="8" w:space="0" w:color="000000"/>
              <w:bottom w:val="single" w:sz="8" w:space="0" w:color="000000"/>
            </w:tcBorders>
            <w:tcMar>
              <w:top w:w="100" w:type="dxa"/>
              <w:left w:w="100" w:type="dxa"/>
              <w:bottom w:w="100" w:type="dxa"/>
              <w:right w:w="100" w:type="dxa"/>
            </w:tcMar>
          </w:tcPr>
          <w:p w14:paraId="000000C9" w14:textId="77777777" w:rsidR="00096B6A" w:rsidRPr="006A738C" w:rsidRDefault="00096B6A" w:rsidP="001B4BDD">
            <w:pPr>
              <w:widowControl w:val="0"/>
              <w:pBdr>
                <w:top w:val="nil"/>
                <w:left w:val="nil"/>
                <w:bottom w:val="nil"/>
                <w:right w:val="nil"/>
                <w:between w:val="nil"/>
              </w:pBdr>
              <w:jc w:val="center"/>
              <w:rPr>
                <w:b/>
              </w:rPr>
            </w:pPr>
          </w:p>
        </w:tc>
      </w:tr>
      <w:tr w:rsidR="00096B6A" w:rsidRPr="006A738C" w14:paraId="13A0F396" w14:textId="77777777" w:rsidTr="00B46936">
        <w:trPr>
          <w:trHeight w:val="20"/>
          <w:jc w:val="center"/>
        </w:trPr>
        <w:tc>
          <w:tcPr>
            <w:tcW w:w="2430" w:type="dxa"/>
            <w:tcBorders>
              <w:top w:val="single" w:sz="8" w:space="0" w:color="000000"/>
              <w:left w:val="nil"/>
              <w:bottom w:val="nil"/>
              <w:right w:val="nil"/>
            </w:tcBorders>
            <w:tcMar>
              <w:top w:w="0" w:type="dxa"/>
              <w:left w:w="100" w:type="dxa"/>
              <w:bottom w:w="0" w:type="dxa"/>
              <w:right w:w="100" w:type="dxa"/>
            </w:tcMar>
          </w:tcPr>
          <w:p w14:paraId="000000CA" w14:textId="77777777" w:rsidR="00096B6A" w:rsidRPr="006A738C" w:rsidRDefault="00CD5D5B" w:rsidP="001B4BDD">
            <w:pPr>
              <w:widowControl w:val="0"/>
              <w:pBdr>
                <w:top w:val="nil"/>
                <w:left w:val="nil"/>
                <w:bottom w:val="nil"/>
                <w:right w:val="nil"/>
                <w:between w:val="nil"/>
              </w:pBdr>
            </w:pPr>
            <w:r w:rsidRPr="006A738C">
              <w:t>ITS6</w:t>
            </w:r>
          </w:p>
        </w:tc>
        <w:tc>
          <w:tcPr>
            <w:tcW w:w="5580" w:type="dxa"/>
            <w:tcBorders>
              <w:top w:val="single" w:sz="8" w:space="0" w:color="000000"/>
              <w:left w:val="nil"/>
              <w:bottom w:val="nil"/>
              <w:right w:val="nil"/>
            </w:tcBorders>
            <w:tcMar>
              <w:top w:w="0" w:type="dxa"/>
              <w:left w:w="100" w:type="dxa"/>
              <w:bottom w:w="0" w:type="dxa"/>
              <w:right w:w="100" w:type="dxa"/>
            </w:tcMar>
          </w:tcPr>
          <w:p w14:paraId="000000CB" w14:textId="77777777" w:rsidR="00096B6A" w:rsidRPr="006A738C" w:rsidRDefault="00CD5D5B" w:rsidP="001B4BDD">
            <w:pPr>
              <w:widowControl w:val="0"/>
              <w:pBdr>
                <w:top w:val="nil"/>
                <w:left w:val="nil"/>
                <w:bottom w:val="nil"/>
                <w:right w:val="nil"/>
                <w:between w:val="nil"/>
              </w:pBdr>
            </w:pPr>
            <w:r w:rsidRPr="006A738C">
              <w:t>GAAGGTGAAGTCGTAACAAGG</w:t>
            </w:r>
          </w:p>
        </w:tc>
        <w:tc>
          <w:tcPr>
            <w:tcW w:w="2160" w:type="dxa"/>
            <w:tcBorders>
              <w:top w:val="single" w:sz="8" w:space="0" w:color="000000"/>
            </w:tcBorders>
            <w:tcMar>
              <w:top w:w="100" w:type="dxa"/>
              <w:left w:w="100" w:type="dxa"/>
              <w:bottom w:w="100" w:type="dxa"/>
              <w:right w:w="100" w:type="dxa"/>
            </w:tcMar>
          </w:tcPr>
          <w:p w14:paraId="000000CC" w14:textId="4268DA94" w:rsidR="00096B6A" w:rsidRPr="006A738C" w:rsidRDefault="00CF057E" w:rsidP="001B4BDD">
            <w:pPr>
              <w:widowControl w:val="0"/>
              <w:pBdr>
                <w:top w:val="nil"/>
                <w:left w:val="nil"/>
                <w:bottom w:val="nil"/>
                <w:right w:val="nil"/>
                <w:between w:val="nil"/>
              </w:pBdr>
            </w:pPr>
            <w:r w:rsidRPr="006A738C">
              <w:fldChar w:fldCharType="begin"/>
            </w:r>
            <w:r w:rsidR="002D2C82">
              <w:instrText xml:space="preserve"> ADDIN ZOTERO_ITEM CSL_CITATION {"citationID":"t9qBYnPe","properties":{"formattedCitation":"(Cooke et al., 2000)","plainCitation":"(Cooke et al., 2000)","noteIndex":0},"citationItems":[{"id":"qwswFzrb/V0S1vF5c","uris":["http://zotero.org/groups/225163/items/PEH369FB"],"itemData":{"id":850,"type":"article-journal","abstract":"Phylogenetic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Pr="006A738C">
              <w:fldChar w:fldCharType="separate"/>
            </w:r>
            <w:r w:rsidR="00C5301C" w:rsidRPr="006A738C">
              <w:t>(Cooke et al., 2000)</w:t>
            </w:r>
            <w:r w:rsidRPr="006A738C">
              <w:fldChar w:fldCharType="end"/>
            </w:r>
          </w:p>
        </w:tc>
      </w:tr>
      <w:tr w:rsidR="00096B6A" w:rsidRPr="006A738C" w14:paraId="20AD76EB" w14:textId="77777777" w:rsidTr="00B46936">
        <w:trPr>
          <w:trHeight w:val="20"/>
          <w:jc w:val="center"/>
        </w:trPr>
        <w:tc>
          <w:tcPr>
            <w:tcW w:w="2430" w:type="dxa"/>
            <w:tcBorders>
              <w:top w:val="nil"/>
              <w:left w:val="nil"/>
              <w:bottom w:val="nil"/>
              <w:right w:val="nil"/>
            </w:tcBorders>
            <w:tcMar>
              <w:top w:w="0" w:type="dxa"/>
              <w:left w:w="100" w:type="dxa"/>
              <w:bottom w:w="0" w:type="dxa"/>
              <w:right w:w="100" w:type="dxa"/>
            </w:tcMar>
          </w:tcPr>
          <w:p w14:paraId="000000CD" w14:textId="77777777" w:rsidR="00096B6A" w:rsidRPr="006A738C" w:rsidRDefault="00CD5D5B" w:rsidP="001B4BDD">
            <w:pPr>
              <w:widowControl w:val="0"/>
              <w:pBdr>
                <w:top w:val="nil"/>
                <w:left w:val="nil"/>
                <w:bottom w:val="nil"/>
                <w:right w:val="nil"/>
                <w:between w:val="nil"/>
              </w:pBdr>
            </w:pPr>
            <w:r w:rsidRPr="006A738C">
              <w:t>ITS4</w:t>
            </w:r>
          </w:p>
        </w:tc>
        <w:tc>
          <w:tcPr>
            <w:tcW w:w="5580" w:type="dxa"/>
            <w:tcBorders>
              <w:top w:val="nil"/>
              <w:left w:val="nil"/>
              <w:bottom w:val="nil"/>
              <w:right w:val="nil"/>
            </w:tcBorders>
            <w:tcMar>
              <w:top w:w="0" w:type="dxa"/>
              <w:left w:w="100" w:type="dxa"/>
              <w:bottom w:w="0" w:type="dxa"/>
              <w:right w:w="100" w:type="dxa"/>
            </w:tcMar>
          </w:tcPr>
          <w:p w14:paraId="000000CE" w14:textId="77777777" w:rsidR="00096B6A" w:rsidRPr="006A738C" w:rsidRDefault="00CD5D5B" w:rsidP="001B4BDD">
            <w:pPr>
              <w:widowControl w:val="0"/>
              <w:pBdr>
                <w:top w:val="nil"/>
                <w:left w:val="nil"/>
                <w:bottom w:val="nil"/>
                <w:right w:val="nil"/>
                <w:between w:val="nil"/>
              </w:pBdr>
            </w:pPr>
            <w:r w:rsidRPr="006A738C">
              <w:t>TCCTCCGCTTATTGATATGC</w:t>
            </w:r>
          </w:p>
        </w:tc>
        <w:tc>
          <w:tcPr>
            <w:tcW w:w="2160" w:type="dxa"/>
            <w:tcMar>
              <w:top w:w="100" w:type="dxa"/>
              <w:left w:w="100" w:type="dxa"/>
              <w:bottom w:w="100" w:type="dxa"/>
              <w:right w:w="100" w:type="dxa"/>
            </w:tcMar>
          </w:tcPr>
          <w:p w14:paraId="000000CF" w14:textId="68386C37" w:rsidR="00096B6A" w:rsidRPr="006A738C" w:rsidRDefault="00CF057E" w:rsidP="001B4BDD">
            <w:pPr>
              <w:widowControl w:val="0"/>
              <w:pBdr>
                <w:top w:val="nil"/>
                <w:left w:val="nil"/>
                <w:bottom w:val="nil"/>
                <w:right w:val="nil"/>
                <w:between w:val="nil"/>
              </w:pBdr>
            </w:pPr>
            <w:r w:rsidRPr="006A738C">
              <w:fldChar w:fldCharType="begin"/>
            </w:r>
            <w:r w:rsidR="002D2C82">
              <w:instrText xml:space="preserve"> ADDIN ZOTERO_ITEM CSL_CITATION {"citationID":"BE36PhDy","properties":{"formattedCitation":"(White, Bruns, Lee, &amp; Taylor, 1990)","plainCitation":"(White, Bruns, Lee, &amp; Taylor, 1990)","noteIndex":0},"citationItems":[{"id":"qwswFzrb/AnYjKTYg","uris":["http://zotero.org/groups/263409/items/VIENHRWJ"],"itemData":{"id":6780,"type":"chapter","container-title":"PCR Protocols","ISBN":"978-0-12-372180-8","language":"en","note":"DOI: 10.1016/B978-0-12-372180-8.50042-1","page":"315-322","publisher":"Elsevier","source":"DOI.org (Crossref)","title":"Amplification and direct sequencing of fungal ribosomal RNA genes for phylogenetics","URL":"https://linkinghub.elsevier.com/retrieve/pii/B9780123721808500421","author":[{"family":"White","given":"T.J."},{"family":"Bruns","given":"T."},{"family":"Lee","given":"S."},{"family":"Taylor","given":"J."}],"accessed":{"date-parts":[["2021",2,4]]},"issued":{"date-parts":[["1990"]]}}}],"schema":"https://github.com/citation-style-language/schema/raw/master/csl-citation.json"} </w:instrText>
            </w:r>
            <w:r w:rsidRPr="006A738C">
              <w:fldChar w:fldCharType="separate"/>
            </w:r>
            <w:r w:rsidR="00C5301C" w:rsidRPr="006A738C">
              <w:t>(White, Bruns, Lee, &amp; Taylor, 1990)</w:t>
            </w:r>
            <w:r w:rsidRPr="006A738C">
              <w:fldChar w:fldCharType="end"/>
            </w:r>
          </w:p>
        </w:tc>
      </w:tr>
      <w:tr w:rsidR="00096B6A" w:rsidRPr="006A738C" w14:paraId="39B7DC67" w14:textId="77777777" w:rsidTr="00B46936">
        <w:trPr>
          <w:trHeight w:val="20"/>
          <w:jc w:val="center"/>
        </w:trPr>
        <w:tc>
          <w:tcPr>
            <w:tcW w:w="2430" w:type="dxa"/>
            <w:tcBorders>
              <w:top w:val="nil"/>
              <w:left w:val="nil"/>
              <w:bottom w:val="single" w:sz="12" w:space="0" w:color="000000"/>
              <w:right w:val="nil"/>
            </w:tcBorders>
            <w:tcMar>
              <w:top w:w="0" w:type="dxa"/>
              <w:left w:w="100" w:type="dxa"/>
              <w:bottom w:w="0" w:type="dxa"/>
              <w:right w:w="100" w:type="dxa"/>
            </w:tcMar>
          </w:tcPr>
          <w:p w14:paraId="000000D0" w14:textId="77777777" w:rsidR="00096B6A" w:rsidRPr="006A738C" w:rsidRDefault="00CD5D5B" w:rsidP="001B4BDD">
            <w:pPr>
              <w:widowControl w:val="0"/>
              <w:pBdr>
                <w:top w:val="nil"/>
                <w:left w:val="nil"/>
                <w:bottom w:val="nil"/>
                <w:right w:val="nil"/>
                <w:between w:val="nil"/>
              </w:pBdr>
            </w:pPr>
            <w:r w:rsidRPr="006A738C">
              <w:t>ITS7</w:t>
            </w:r>
          </w:p>
        </w:tc>
        <w:tc>
          <w:tcPr>
            <w:tcW w:w="5580" w:type="dxa"/>
            <w:tcBorders>
              <w:top w:val="nil"/>
              <w:left w:val="nil"/>
              <w:bottom w:val="single" w:sz="12" w:space="0" w:color="000000"/>
              <w:right w:val="nil"/>
            </w:tcBorders>
            <w:tcMar>
              <w:top w:w="0" w:type="dxa"/>
              <w:left w:w="100" w:type="dxa"/>
              <w:bottom w:w="0" w:type="dxa"/>
              <w:right w:w="100" w:type="dxa"/>
            </w:tcMar>
          </w:tcPr>
          <w:p w14:paraId="000000D1" w14:textId="77777777" w:rsidR="00096B6A" w:rsidRPr="006A738C" w:rsidRDefault="00CD5D5B" w:rsidP="001B4BDD">
            <w:pPr>
              <w:widowControl w:val="0"/>
              <w:pBdr>
                <w:top w:val="nil"/>
                <w:left w:val="nil"/>
                <w:bottom w:val="nil"/>
                <w:right w:val="nil"/>
                <w:between w:val="nil"/>
              </w:pBdr>
            </w:pPr>
            <w:r w:rsidRPr="006A738C">
              <w:t>AGCGTTCTTCATCGATGTGC</w:t>
            </w:r>
          </w:p>
        </w:tc>
        <w:tc>
          <w:tcPr>
            <w:tcW w:w="2160" w:type="dxa"/>
            <w:tcBorders>
              <w:bottom w:val="single" w:sz="12" w:space="0" w:color="000000"/>
            </w:tcBorders>
            <w:tcMar>
              <w:top w:w="100" w:type="dxa"/>
              <w:left w:w="100" w:type="dxa"/>
              <w:bottom w:w="100" w:type="dxa"/>
              <w:right w:w="100" w:type="dxa"/>
            </w:tcMar>
          </w:tcPr>
          <w:p w14:paraId="000000D2" w14:textId="189218B2" w:rsidR="00096B6A" w:rsidRPr="006A738C" w:rsidRDefault="00CF057E" w:rsidP="001B4BDD">
            <w:pPr>
              <w:widowControl w:val="0"/>
              <w:pBdr>
                <w:top w:val="nil"/>
                <w:left w:val="nil"/>
                <w:bottom w:val="nil"/>
                <w:right w:val="nil"/>
                <w:between w:val="nil"/>
              </w:pBdr>
            </w:pPr>
            <w:r w:rsidRPr="006A738C">
              <w:fldChar w:fldCharType="begin"/>
            </w:r>
            <w:r w:rsidR="002D2C82">
              <w:instrText xml:space="preserve"> ADDIN ZOTERO_ITEM CSL_CITATION {"citationID":"Y4iVhE10","properties":{"formattedCitation":"(Cooke et al., 2000)","plainCitation":"(Cooke et al., 2000)","noteIndex":0},"citationItems":[{"id":"qwswFzrb/V0S1vF5c","uris":["http://zotero.org/groups/225163/items/PEH369FB"],"itemData":{"id":850,"type":"article-journal","abstract":"Phylogenetic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Pr="006A738C">
              <w:fldChar w:fldCharType="separate"/>
            </w:r>
            <w:r w:rsidR="00C5301C" w:rsidRPr="006A738C">
              <w:t>(Cooke et al., 2000)</w:t>
            </w:r>
            <w:r w:rsidRPr="006A738C">
              <w:fldChar w:fldCharType="end"/>
            </w:r>
          </w:p>
        </w:tc>
      </w:tr>
    </w:tbl>
    <w:p w14:paraId="000000D3" w14:textId="77777777" w:rsidR="00096B6A" w:rsidRPr="006A738C" w:rsidRDefault="00096B6A" w:rsidP="0035114E">
      <w:pPr>
        <w:spacing w:line="480" w:lineRule="auto"/>
        <w:rPr>
          <w:vertAlign w:val="superscript"/>
        </w:rPr>
      </w:pPr>
    </w:p>
    <w:p w14:paraId="6030474E" w14:textId="31204607" w:rsidR="005934D4" w:rsidRPr="006A738C" w:rsidRDefault="001B64B2" w:rsidP="0035114E">
      <w:pPr>
        <w:spacing w:line="480" w:lineRule="auto"/>
      </w:pPr>
      <w:r w:rsidRPr="006A738C">
        <w:rPr>
          <w:vertAlign w:val="superscript"/>
        </w:rPr>
        <w:t>†</w:t>
      </w:r>
      <w:r w:rsidR="00CD5D5B" w:rsidRPr="006A738C">
        <w:t xml:space="preserve"> 5′ Illumina overhang adapter sequence</w:t>
      </w:r>
      <w:r w:rsidR="00840AAD" w:rsidRPr="006A738C">
        <w:t>s</w:t>
      </w:r>
      <w:r w:rsidR="00CD5D5B" w:rsidRPr="006A738C">
        <w:t xml:space="preserve"> are italicized. Locus-specific sequences are regular font.</w:t>
      </w:r>
      <w:r w:rsidR="005934D4" w:rsidRPr="006A738C">
        <w:t xml:space="preserve"> </w:t>
      </w:r>
      <w:r w:rsidR="00595A89">
        <w:t xml:space="preserve">Forward and reverse primers for </w:t>
      </w:r>
      <w:r w:rsidR="00595A89" w:rsidRPr="00595A89">
        <w:rPr>
          <w:i/>
          <w:iCs/>
        </w:rPr>
        <w:t>rps10</w:t>
      </w:r>
      <w:r w:rsidR="00595A89">
        <w:t xml:space="preserve"> metabarcoding are labelled with letters F and R in the primer name, respectively. </w:t>
      </w:r>
    </w:p>
    <w:p w14:paraId="1C2FEC59" w14:textId="59A10C55" w:rsidR="003B4BE6" w:rsidRPr="006A738C" w:rsidRDefault="001B64B2" w:rsidP="0035114E">
      <w:pPr>
        <w:spacing w:line="480" w:lineRule="auto"/>
        <w:sectPr w:rsidR="003B4BE6" w:rsidRPr="006A738C" w:rsidSect="00661F0B">
          <w:pgSz w:w="16820" w:h="11900" w:orient="landscape"/>
          <w:pgMar w:top="1701" w:right="1418" w:bottom="1701" w:left="1418" w:header="720" w:footer="720" w:gutter="0"/>
          <w:lnNumType w:countBy="1" w:restart="continuous"/>
          <w:pgNumType w:start="1"/>
          <w:cols w:space="720"/>
          <w:titlePg/>
          <w:docGrid w:linePitch="326"/>
        </w:sectPr>
      </w:pPr>
      <w:r w:rsidRPr="006A738C">
        <w:rPr>
          <w:vertAlign w:val="superscript"/>
        </w:rPr>
        <w:t>‡</w:t>
      </w:r>
      <w:r w:rsidR="001B1791" w:rsidRPr="006A738C">
        <w:rPr>
          <w:vertAlign w:val="superscript"/>
        </w:rPr>
        <w:t xml:space="preserve"> </w:t>
      </w:r>
      <w:r w:rsidR="005934D4" w:rsidRPr="006A738C">
        <w:t xml:space="preserve">Primers for </w:t>
      </w:r>
      <w:r w:rsidR="00BD037C" w:rsidRPr="006A738C">
        <w:t>generating</w:t>
      </w:r>
      <w:r w:rsidR="00BC6EA1" w:rsidRPr="006A738C">
        <w:t xml:space="preserve"> amplicons that include</w:t>
      </w:r>
      <w:r w:rsidR="00BD037C" w:rsidRPr="006A738C">
        <w:t xml:space="preserve"> more of the tRNA</w:t>
      </w:r>
      <w:r w:rsidR="000874E6" w:rsidRPr="006A738C">
        <w:t xml:space="preserve"> gene</w:t>
      </w:r>
      <w:r w:rsidR="00BD037C" w:rsidRPr="006A738C">
        <w:t xml:space="preserve">s flanking the </w:t>
      </w:r>
      <w:r w:rsidR="00BD037C" w:rsidRPr="006A738C">
        <w:rPr>
          <w:i/>
        </w:rPr>
        <w:t>rps10</w:t>
      </w:r>
      <w:r w:rsidR="00BD037C" w:rsidRPr="006A738C">
        <w:t xml:space="preserve"> gene for database reference sequences are </w:t>
      </w:r>
      <w:r w:rsidR="005934D4" w:rsidRPr="006A738C">
        <w:t>from Martin et al</w:t>
      </w:r>
      <w:r w:rsidR="00B660B3" w:rsidRPr="006A738C">
        <w:t xml:space="preserve">. </w:t>
      </w:r>
      <w:r w:rsidR="00B660B3" w:rsidRPr="006A738C">
        <w:fldChar w:fldCharType="begin"/>
      </w:r>
      <w:r w:rsidR="002D2C82">
        <w:instrText xml:space="preserve"> ADDIN ZOTERO_ITEM CSL_CITATION {"citationID":"VFEty1mw","properties":{"formattedCitation":"(2014)","plainCitation":"(2014)","noteIndex":0},"citationItems":[{"id":"qwswFzrb/ZUt9Gay6","uris":["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D"}],"issued":{"date-parts":[["2014",5]]}},"suppress-author":true}],"schema":"https://github.com/citation-style-language/schema/raw/master/csl-citation.json"} </w:instrText>
      </w:r>
      <w:r w:rsidR="00B660B3" w:rsidRPr="006A738C">
        <w:fldChar w:fldCharType="separate"/>
      </w:r>
      <w:r w:rsidR="00C5301C" w:rsidRPr="006A738C">
        <w:rPr>
          <w:noProof/>
        </w:rPr>
        <w:t>(2014)</w:t>
      </w:r>
      <w:r w:rsidR="00B660B3" w:rsidRPr="006A738C">
        <w:fldChar w:fldCharType="end"/>
      </w:r>
      <w:r w:rsidR="00CF057E" w:rsidRPr="006A738C">
        <w:t xml:space="preserve"> </w:t>
      </w:r>
      <w:r w:rsidR="005934D4" w:rsidRPr="006A738C">
        <w:t>modified with degenerate bases</w:t>
      </w:r>
      <w:r w:rsidR="005004ED" w:rsidRPr="006A738C">
        <w:t xml:space="preserve"> and renamed.</w:t>
      </w:r>
    </w:p>
    <w:p w14:paraId="0D2E360B" w14:textId="6021BE7E" w:rsidR="001B4BDD" w:rsidRPr="006A738C" w:rsidRDefault="00442B62" w:rsidP="0035114E">
      <w:pPr>
        <w:spacing w:line="480" w:lineRule="auto"/>
      </w:pPr>
      <w:sdt>
        <w:sdtPr>
          <w:tag w:val="goog_rdk_11"/>
          <w:id w:val="-1155680716"/>
        </w:sdtPr>
        <w:sdtEndPr/>
        <w:sdtContent/>
      </w:sdt>
      <w:r w:rsidR="00CD5D5B" w:rsidRPr="006A738C">
        <w:rPr>
          <w:b/>
        </w:rPr>
        <w:t xml:space="preserve">Table </w:t>
      </w:r>
      <w:r w:rsidR="002039AF" w:rsidRPr="006A738C">
        <w:rPr>
          <w:b/>
        </w:rPr>
        <w:t>2</w:t>
      </w:r>
      <w:r w:rsidR="00CD5D5B" w:rsidRPr="006A738C">
        <w:rPr>
          <w:b/>
        </w:rPr>
        <w:t xml:space="preserve">. </w:t>
      </w:r>
      <w:r w:rsidR="00CD5D5B" w:rsidRPr="006A738C">
        <w:t xml:space="preserve">Overview of the number of </w:t>
      </w:r>
      <w:r w:rsidR="00BC6EA1" w:rsidRPr="006A738C">
        <w:t>sequences</w:t>
      </w:r>
      <w:r w:rsidR="00CD5D5B" w:rsidRPr="006A738C">
        <w:t xml:space="preserve"> currently available </w:t>
      </w:r>
      <w:r w:rsidR="001B4BDD" w:rsidRPr="006A738C">
        <w:t>in the</w:t>
      </w:r>
      <w:r w:rsidR="002C2748" w:rsidRPr="006A738C">
        <w:t xml:space="preserve"> </w:t>
      </w:r>
      <w:r w:rsidR="00CD5D5B" w:rsidRPr="006A738C">
        <w:rPr>
          <w:i/>
        </w:rPr>
        <w:t>rps10</w:t>
      </w:r>
      <w:r w:rsidR="00CD5D5B" w:rsidRPr="006A738C">
        <w:t xml:space="preserve"> barcode database. </w:t>
      </w:r>
    </w:p>
    <w:tbl>
      <w:tblPr>
        <w:tblW w:w="4440" w:type="dxa"/>
        <w:jc w:val="center"/>
        <w:tblLook w:val="04A0" w:firstRow="1" w:lastRow="0" w:firstColumn="1" w:lastColumn="0" w:noHBand="0" w:noVBand="1"/>
      </w:tblPr>
      <w:tblGrid>
        <w:gridCol w:w="2150"/>
        <w:gridCol w:w="2420"/>
      </w:tblGrid>
      <w:tr w:rsidR="000B259A" w:rsidRPr="006A738C" w14:paraId="196B6004" w14:textId="77777777" w:rsidTr="001B4BDD">
        <w:trPr>
          <w:trHeight w:val="300"/>
          <w:jc w:val="center"/>
        </w:trPr>
        <w:tc>
          <w:tcPr>
            <w:tcW w:w="2020" w:type="dxa"/>
            <w:tcBorders>
              <w:top w:val="single" w:sz="8" w:space="0" w:color="000000"/>
              <w:left w:val="nil"/>
              <w:bottom w:val="single" w:sz="8" w:space="0" w:color="000000"/>
              <w:right w:val="nil"/>
            </w:tcBorders>
            <w:shd w:val="clear" w:color="000000" w:fill="FFFFFF"/>
            <w:noWrap/>
            <w:vAlign w:val="bottom"/>
            <w:hideMark/>
          </w:tcPr>
          <w:p w14:paraId="095DFB92" w14:textId="77777777" w:rsidR="000B259A" w:rsidRPr="006A738C" w:rsidRDefault="000B259A" w:rsidP="009F0723">
            <w:pPr>
              <w:spacing w:line="360" w:lineRule="auto"/>
              <w:rPr>
                <w:b/>
                <w:bCs/>
              </w:rPr>
            </w:pPr>
            <w:r w:rsidRPr="006A738C">
              <w:rPr>
                <w:b/>
                <w:bCs/>
              </w:rPr>
              <w:t>Genus</w:t>
            </w:r>
          </w:p>
        </w:tc>
        <w:tc>
          <w:tcPr>
            <w:tcW w:w="2420" w:type="dxa"/>
            <w:tcBorders>
              <w:top w:val="single" w:sz="8" w:space="0" w:color="000000"/>
              <w:left w:val="nil"/>
              <w:bottom w:val="single" w:sz="8" w:space="0" w:color="000000"/>
              <w:right w:val="nil"/>
            </w:tcBorders>
            <w:shd w:val="clear" w:color="000000" w:fill="FFFFFF"/>
            <w:noWrap/>
            <w:vAlign w:val="bottom"/>
            <w:hideMark/>
          </w:tcPr>
          <w:p w14:paraId="7588BA98" w14:textId="77777777" w:rsidR="000B259A" w:rsidRPr="006A738C" w:rsidRDefault="000B259A" w:rsidP="009F0723">
            <w:pPr>
              <w:spacing w:line="360" w:lineRule="auto"/>
              <w:rPr>
                <w:b/>
                <w:bCs/>
              </w:rPr>
            </w:pPr>
            <w:r w:rsidRPr="006A738C">
              <w:rPr>
                <w:b/>
                <w:bCs/>
              </w:rPr>
              <w:t>Number of sequences</w:t>
            </w:r>
          </w:p>
        </w:tc>
      </w:tr>
      <w:tr w:rsidR="000B259A" w:rsidRPr="006A738C" w14:paraId="07A85673"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74F4A9A" w14:textId="77777777" w:rsidR="000B259A" w:rsidRPr="006A738C" w:rsidRDefault="000B259A" w:rsidP="009F0723">
            <w:pPr>
              <w:spacing w:line="360" w:lineRule="auto"/>
              <w:rPr>
                <w:i/>
                <w:iCs/>
              </w:rPr>
            </w:pPr>
            <w:r w:rsidRPr="006A738C">
              <w:rPr>
                <w:i/>
                <w:iCs/>
              </w:rPr>
              <w:t>Achlya</w:t>
            </w:r>
          </w:p>
        </w:tc>
        <w:tc>
          <w:tcPr>
            <w:tcW w:w="2420" w:type="dxa"/>
            <w:tcBorders>
              <w:top w:val="nil"/>
              <w:left w:val="nil"/>
              <w:bottom w:val="nil"/>
              <w:right w:val="nil"/>
            </w:tcBorders>
            <w:shd w:val="clear" w:color="000000" w:fill="FFFFFF"/>
            <w:noWrap/>
            <w:vAlign w:val="bottom"/>
            <w:hideMark/>
          </w:tcPr>
          <w:p w14:paraId="47EDC4EB" w14:textId="77777777" w:rsidR="000B259A" w:rsidRPr="006A738C" w:rsidRDefault="000B259A" w:rsidP="009F0723">
            <w:pPr>
              <w:spacing w:line="360" w:lineRule="auto"/>
              <w:jc w:val="right"/>
            </w:pPr>
            <w:r w:rsidRPr="006A738C">
              <w:t>1</w:t>
            </w:r>
          </w:p>
        </w:tc>
      </w:tr>
      <w:tr w:rsidR="000B259A" w:rsidRPr="006A738C" w14:paraId="7C9AD44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0091C8B" w14:textId="77777777" w:rsidR="000B259A" w:rsidRPr="006A738C" w:rsidRDefault="000B259A" w:rsidP="009F0723">
            <w:pPr>
              <w:spacing w:line="360" w:lineRule="auto"/>
              <w:rPr>
                <w:i/>
                <w:iCs/>
              </w:rPr>
            </w:pPr>
            <w:r w:rsidRPr="006A738C">
              <w:rPr>
                <w:i/>
                <w:iCs/>
              </w:rPr>
              <w:t>Albugo</w:t>
            </w:r>
          </w:p>
        </w:tc>
        <w:tc>
          <w:tcPr>
            <w:tcW w:w="2420" w:type="dxa"/>
            <w:tcBorders>
              <w:top w:val="nil"/>
              <w:left w:val="nil"/>
              <w:bottom w:val="nil"/>
              <w:right w:val="nil"/>
            </w:tcBorders>
            <w:shd w:val="clear" w:color="000000" w:fill="FFFFFF"/>
            <w:noWrap/>
            <w:vAlign w:val="bottom"/>
            <w:hideMark/>
          </w:tcPr>
          <w:p w14:paraId="5898E520" w14:textId="77777777" w:rsidR="000B259A" w:rsidRPr="006A738C" w:rsidRDefault="000B259A" w:rsidP="009F0723">
            <w:pPr>
              <w:spacing w:line="360" w:lineRule="auto"/>
              <w:jc w:val="right"/>
            </w:pPr>
            <w:r w:rsidRPr="006A738C">
              <w:t>1</w:t>
            </w:r>
          </w:p>
        </w:tc>
      </w:tr>
      <w:tr w:rsidR="000B259A" w:rsidRPr="006A738C" w14:paraId="35332DE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ACF08A7" w14:textId="77777777" w:rsidR="000B259A" w:rsidRPr="006A738C" w:rsidRDefault="000B259A" w:rsidP="009F0723">
            <w:pPr>
              <w:spacing w:line="360" w:lineRule="auto"/>
              <w:rPr>
                <w:i/>
                <w:iCs/>
              </w:rPr>
            </w:pPr>
            <w:r w:rsidRPr="006A738C">
              <w:rPr>
                <w:i/>
                <w:iCs/>
              </w:rPr>
              <w:t>Aphanomyces</w:t>
            </w:r>
          </w:p>
        </w:tc>
        <w:tc>
          <w:tcPr>
            <w:tcW w:w="2420" w:type="dxa"/>
            <w:tcBorders>
              <w:top w:val="nil"/>
              <w:left w:val="nil"/>
              <w:bottom w:val="nil"/>
              <w:right w:val="nil"/>
            </w:tcBorders>
            <w:shd w:val="clear" w:color="000000" w:fill="FFFFFF"/>
            <w:noWrap/>
            <w:vAlign w:val="bottom"/>
            <w:hideMark/>
          </w:tcPr>
          <w:p w14:paraId="538BCC8D" w14:textId="77777777" w:rsidR="000B259A" w:rsidRPr="006A738C" w:rsidRDefault="000B259A" w:rsidP="009F0723">
            <w:pPr>
              <w:spacing w:line="360" w:lineRule="auto"/>
              <w:jc w:val="right"/>
            </w:pPr>
            <w:r w:rsidRPr="006A738C">
              <w:t>13</w:t>
            </w:r>
          </w:p>
        </w:tc>
      </w:tr>
      <w:tr w:rsidR="000B259A" w:rsidRPr="006A738C" w14:paraId="7A4CBCC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7754B0B" w14:textId="77777777" w:rsidR="000B259A" w:rsidRPr="006A738C" w:rsidRDefault="000B259A" w:rsidP="009F0723">
            <w:pPr>
              <w:spacing w:line="360" w:lineRule="auto"/>
              <w:rPr>
                <w:i/>
                <w:iCs/>
              </w:rPr>
            </w:pPr>
            <w:r w:rsidRPr="006A738C">
              <w:rPr>
                <w:i/>
                <w:iCs/>
              </w:rPr>
              <w:t>Bremia</w:t>
            </w:r>
          </w:p>
        </w:tc>
        <w:tc>
          <w:tcPr>
            <w:tcW w:w="2420" w:type="dxa"/>
            <w:tcBorders>
              <w:top w:val="nil"/>
              <w:left w:val="nil"/>
              <w:bottom w:val="nil"/>
              <w:right w:val="nil"/>
            </w:tcBorders>
            <w:shd w:val="clear" w:color="000000" w:fill="FFFFFF"/>
            <w:noWrap/>
            <w:vAlign w:val="bottom"/>
            <w:hideMark/>
          </w:tcPr>
          <w:p w14:paraId="39CCA117" w14:textId="77777777" w:rsidR="000B259A" w:rsidRPr="006A738C" w:rsidRDefault="000B259A" w:rsidP="009F0723">
            <w:pPr>
              <w:spacing w:line="360" w:lineRule="auto"/>
              <w:jc w:val="right"/>
            </w:pPr>
            <w:r w:rsidRPr="006A738C">
              <w:t>3</w:t>
            </w:r>
          </w:p>
        </w:tc>
      </w:tr>
      <w:tr w:rsidR="000B259A" w:rsidRPr="006A738C" w14:paraId="3F9637FE"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CF22A4D" w14:textId="77777777" w:rsidR="000B259A" w:rsidRPr="006A738C" w:rsidRDefault="000B259A" w:rsidP="009F0723">
            <w:pPr>
              <w:spacing w:line="360" w:lineRule="auto"/>
              <w:rPr>
                <w:i/>
                <w:iCs/>
              </w:rPr>
            </w:pPr>
            <w:r w:rsidRPr="006A738C">
              <w:rPr>
                <w:i/>
                <w:iCs/>
              </w:rPr>
              <w:t>Halophytophthora</w:t>
            </w:r>
          </w:p>
        </w:tc>
        <w:tc>
          <w:tcPr>
            <w:tcW w:w="2420" w:type="dxa"/>
            <w:tcBorders>
              <w:top w:val="nil"/>
              <w:left w:val="nil"/>
              <w:bottom w:val="nil"/>
              <w:right w:val="nil"/>
            </w:tcBorders>
            <w:shd w:val="clear" w:color="000000" w:fill="FFFFFF"/>
            <w:noWrap/>
            <w:vAlign w:val="bottom"/>
            <w:hideMark/>
          </w:tcPr>
          <w:p w14:paraId="214DC549" w14:textId="77777777" w:rsidR="000B259A" w:rsidRPr="006A738C" w:rsidRDefault="000B259A" w:rsidP="009F0723">
            <w:pPr>
              <w:spacing w:line="360" w:lineRule="auto"/>
              <w:jc w:val="right"/>
            </w:pPr>
            <w:r w:rsidRPr="006A738C">
              <w:t>9</w:t>
            </w:r>
          </w:p>
        </w:tc>
      </w:tr>
      <w:tr w:rsidR="000B259A" w:rsidRPr="006A738C" w14:paraId="139D04B2"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0EEE724" w14:textId="77777777" w:rsidR="000B259A" w:rsidRPr="006A738C" w:rsidRDefault="000B259A" w:rsidP="009F0723">
            <w:pPr>
              <w:spacing w:line="360" w:lineRule="auto"/>
              <w:rPr>
                <w:i/>
                <w:iCs/>
              </w:rPr>
            </w:pPr>
            <w:r w:rsidRPr="006A738C">
              <w:rPr>
                <w:i/>
                <w:iCs/>
              </w:rPr>
              <w:t>Hyaloperonospora</w:t>
            </w:r>
          </w:p>
        </w:tc>
        <w:tc>
          <w:tcPr>
            <w:tcW w:w="2420" w:type="dxa"/>
            <w:tcBorders>
              <w:top w:val="nil"/>
              <w:left w:val="nil"/>
              <w:bottom w:val="nil"/>
              <w:right w:val="nil"/>
            </w:tcBorders>
            <w:shd w:val="clear" w:color="000000" w:fill="FFFFFF"/>
            <w:noWrap/>
            <w:vAlign w:val="bottom"/>
            <w:hideMark/>
          </w:tcPr>
          <w:p w14:paraId="6825F7B7" w14:textId="77777777" w:rsidR="000B259A" w:rsidRPr="006A738C" w:rsidRDefault="000B259A" w:rsidP="009F0723">
            <w:pPr>
              <w:spacing w:line="360" w:lineRule="auto"/>
              <w:jc w:val="right"/>
            </w:pPr>
            <w:r w:rsidRPr="006A738C">
              <w:t>1</w:t>
            </w:r>
          </w:p>
        </w:tc>
      </w:tr>
      <w:tr w:rsidR="000B259A" w:rsidRPr="006A738C" w14:paraId="4C5BB499"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9C9DE1C" w14:textId="77777777" w:rsidR="000B259A" w:rsidRPr="006A738C" w:rsidRDefault="000B259A" w:rsidP="009F0723">
            <w:pPr>
              <w:spacing w:line="360" w:lineRule="auto"/>
              <w:rPr>
                <w:i/>
                <w:iCs/>
              </w:rPr>
            </w:pPr>
            <w:r w:rsidRPr="006A738C">
              <w:rPr>
                <w:i/>
                <w:iCs/>
              </w:rPr>
              <w:t>Lagena</w:t>
            </w:r>
          </w:p>
        </w:tc>
        <w:tc>
          <w:tcPr>
            <w:tcW w:w="2420" w:type="dxa"/>
            <w:tcBorders>
              <w:top w:val="nil"/>
              <w:left w:val="nil"/>
              <w:bottom w:val="nil"/>
              <w:right w:val="nil"/>
            </w:tcBorders>
            <w:shd w:val="clear" w:color="000000" w:fill="FFFFFF"/>
            <w:noWrap/>
            <w:vAlign w:val="bottom"/>
            <w:hideMark/>
          </w:tcPr>
          <w:p w14:paraId="205A898D" w14:textId="77777777" w:rsidR="000B259A" w:rsidRPr="006A738C" w:rsidRDefault="000B259A" w:rsidP="009F0723">
            <w:pPr>
              <w:spacing w:line="360" w:lineRule="auto"/>
              <w:jc w:val="right"/>
            </w:pPr>
            <w:r w:rsidRPr="006A738C">
              <w:t>1</w:t>
            </w:r>
          </w:p>
        </w:tc>
      </w:tr>
      <w:tr w:rsidR="000B259A" w:rsidRPr="006A738C" w14:paraId="16988CE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52C2B45" w14:textId="77777777" w:rsidR="000B259A" w:rsidRPr="006A738C" w:rsidRDefault="000B259A" w:rsidP="009F0723">
            <w:pPr>
              <w:spacing w:line="360" w:lineRule="auto"/>
              <w:rPr>
                <w:i/>
                <w:iCs/>
              </w:rPr>
            </w:pPr>
            <w:r w:rsidRPr="006A738C">
              <w:rPr>
                <w:i/>
                <w:iCs/>
              </w:rPr>
              <w:t>Lagenidium</w:t>
            </w:r>
          </w:p>
        </w:tc>
        <w:tc>
          <w:tcPr>
            <w:tcW w:w="2420" w:type="dxa"/>
            <w:tcBorders>
              <w:top w:val="nil"/>
              <w:left w:val="nil"/>
              <w:bottom w:val="nil"/>
              <w:right w:val="nil"/>
            </w:tcBorders>
            <w:shd w:val="clear" w:color="000000" w:fill="FFFFFF"/>
            <w:noWrap/>
            <w:vAlign w:val="bottom"/>
            <w:hideMark/>
          </w:tcPr>
          <w:p w14:paraId="3A84E02A" w14:textId="77777777" w:rsidR="000B259A" w:rsidRPr="006A738C" w:rsidRDefault="000B259A" w:rsidP="009F0723">
            <w:pPr>
              <w:spacing w:line="360" w:lineRule="auto"/>
              <w:jc w:val="right"/>
            </w:pPr>
            <w:r w:rsidRPr="006A738C">
              <w:t>2</w:t>
            </w:r>
          </w:p>
        </w:tc>
      </w:tr>
      <w:tr w:rsidR="000B259A" w:rsidRPr="006A738C" w14:paraId="25BEF24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561D44D" w14:textId="77777777" w:rsidR="000B259A" w:rsidRPr="006A738C" w:rsidRDefault="000B259A" w:rsidP="009F0723">
            <w:pPr>
              <w:spacing w:line="360" w:lineRule="auto"/>
              <w:rPr>
                <w:i/>
                <w:iCs/>
              </w:rPr>
            </w:pPr>
            <w:r w:rsidRPr="006A738C">
              <w:rPr>
                <w:i/>
                <w:iCs/>
              </w:rPr>
              <w:t>Perofascia</w:t>
            </w:r>
          </w:p>
        </w:tc>
        <w:tc>
          <w:tcPr>
            <w:tcW w:w="2420" w:type="dxa"/>
            <w:tcBorders>
              <w:top w:val="nil"/>
              <w:left w:val="nil"/>
              <w:bottom w:val="nil"/>
              <w:right w:val="nil"/>
            </w:tcBorders>
            <w:shd w:val="clear" w:color="000000" w:fill="FFFFFF"/>
            <w:noWrap/>
            <w:vAlign w:val="bottom"/>
            <w:hideMark/>
          </w:tcPr>
          <w:p w14:paraId="451A8722" w14:textId="77777777" w:rsidR="000B259A" w:rsidRPr="006A738C" w:rsidRDefault="000B259A" w:rsidP="009F0723">
            <w:pPr>
              <w:spacing w:line="360" w:lineRule="auto"/>
              <w:jc w:val="right"/>
            </w:pPr>
            <w:r w:rsidRPr="006A738C">
              <w:t>1</w:t>
            </w:r>
          </w:p>
        </w:tc>
      </w:tr>
      <w:tr w:rsidR="000B259A" w:rsidRPr="006A738C" w14:paraId="6293B7F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2960655B" w14:textId="77777777" w:rsidR="000B259A" w:rsidRPr="006A738C" w:rsidRDefault="000B259A" w:rsidP="009F0723">
            <w:pPr>
              <w:spacing w:line="360" w:lineRule="auto"/>
              <w:rPr>
                <w:i/>
                <w:iCs/>
              </w:rPr>
            </w:pPr>
            <w:r w:rsidRPr="006A738C">
              <w:rPr>
                <w:i/>
                <w:iCs/>
              </w:rPr>
              <w:t>Peronosclerospora</w:t>
            </w:r>
          </w:p>
        </w:tc>
        <w:tc>
          <w:tcPr>
            <w:tcW w:w="2420" w:type="dxa"/>
            <w:tcBorders>
              <w:top w:val="nil"/>
              <w:left w:val="nil"/>
              <w:bottom w:val="nil"/>
              <w:right w:val="nil"/>
            </w:tcBorders>
            <w:shd w:val="clear" w:color="000000" w:fill="FFFFFF"/>
            <w:noWrap/>
            <w:vAlign w:val="bottom"/>
            <w:hideMark/>
          </w:tcPr>
          <w:p w14:paraId="721D214F" w14:textId="77777777" w:rsidR="000B259A" w:rsidRPr="006A738C" w:rsidRDefault="000B259A" w:rsidP="009F0723">
            <w:pPr>
              <w:spacing w:line="360" w:lineRule="auto"/>
              <w:jc w:val="right"/>
            </w:pPr>
            <w:r w:rsidRPr="006A738C">
              <w:t>4</w:t>
            </w:r>
          </w:p>
        </w:tc>
      </w:tr>
      <w:tr w:rsidR="000B259A" w:rsidRPr="006A738C" w14:paraId="4A5DCF43"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804E6FA" w14:textId="77777777" w:rsidR="000B259A" w:rsidRPr="006A738C" w:rsidRDefault="000B259A" w:rsidP="009F0723">
            <w:pPr>
              <w:spacing w:line="360" w:lineRule="auto"/>
              <w:rPr>
                <w:i/>
                <w:iCs/>
              </w:rPr>
            </w:pPr>
            <w:r w:rsidRPr="006A738C">
              <w:rPr>
                <w:i/>
                <w:iCs/>
              </w:rPr>
              <w:t>Peronospora</w:t>
            </w:r>
          </w:p>
        </w:tc>
        <w:tc>
          <w:tcPr>
            <w:tcW w:w="2420" w:type="dxa"/>
            <w:tcBorders>
              <w:top w:val="nil"/>
              <w:left w:val="nil"/>
              <w:bottom w:val="nil"/>
              <w:right w:val="nil"/>
            </w:tcBorders>
            <w:shd w:val="clear" w:color="000000" w:fill="FFFFFF"/>
            <w:noWrap/>
            <w:vAlign w:val="bottom"/>
            <w:hideMark/>
          </w:tcPr>
          <w:p w14:paraId="4F1DEEC5" w14:textId="77777777" w:rsidR="000B259A" w:rsidRPr="006A738C" w:rsidRDefault="000B259A" w:rsidP="009F0723">
            <w:pPr>
              <w:spacing w:line="360" w:lineRule="auto"/>
              <w:jc w:val="right"/>
            </w:pPr>
            <w:r w:rsidRPr="006A738C">
              <w:t>73</w:t>
            </w:r>
          </w:p>
        </w:tc>
      </w:tr>
      <w:tr w:rsidR="000B259A" w:rsidRPr="006A738C" w14:paraId="4F01F60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BE51310" w14:textId="77777777" w:rsidR="000B259A" w:rsidRPr="006A738C" w:rsidRDefault="000B259A" w:rsidP="009F0723">
            <w:pPr>
              <w:spacing w:line="360" w:lineRule="auto"/>
              <w:rPr>
                <w:i/>
                <w:iCs/>
              </w:rPr>
            </w:pPr>
            <w:r w:rsidRPr="006A738C">
              <w:rPr>
                <w:i/>
                <w:iCs/>
              </w:rPr>
              <w:t>Phytophthora</w:t>
            </w:r>
          </w:p>
        </w:tc>
        <w:tc>
          <w:tcPr>
            <w:tcW w:w="2420" w:type="dxa"/>
            <w:tcBorders>
              <w:top w:val="nil"/>
              <w:left w:val="nil"/>
              <w:bottom w:val="nil"/>
              <w:right w:val="nil"/>
            </w:tcBorders>
            <w:shd w:val="clear" w:color="000000" w:fill="FFFFFF"/>
            <w:noWrap/>
            <w:vAlign w:val="bottom"/>
            <w:hideMark/>
          </w:tcPr>
          <w:p w14:paraId="6E18F87E" w14:textId="77777777" w:rsidR="000B259A" w:rsidRPr="006A738C" w:rsidRDefault="000B259A" w:rsidP="009F0723">
            <w:pPr>
              <w:spacing w:line="360" w:lineRule="auto"/>
              <w:jc w:val="right"/>
            </w:pPr>
            <w:r w:rsidRPr="006A738C">
              <w:t>509</w:t>
            </w:r>
          </w:p>
        </w:tc>
      </w:tr>
      <w:tr w:rsidR="000B259A" w:rsidRPr="006A738C" w14:paraId="5B50A68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19476480" w14:textId="77777777" w:rsidR="000B259A" w:rsidRPr="006A738C" w:rsidRDefault="000B259A" w:rsidP="009F0723">
            <w:pPr>
              <w:spacing w:line="360" w:lineRule="auto"/>
              <w:rPr>
                <w:i/>
                <w:iCs/>
              </w:rPr>
            </w:pPr>
            <w:r w:rsidRPr="006A738C">
              <w:rPr>
                <w:i/>
                <w:iCs/>
              </w:rPr>
              <w:t>Phytopythium</w:t>
            </w:r>
          </w:p>
        </w:tc>
        <w:tc>
          <w:tcPr>
            <w:tcW w:w="2420" w:type="dxa"/>
            <w:tcBorders>
              <w:top w:val="nil"/>
              <w:left w:val="nil"/>
              <w:bottom w:val="nil"/>
              <w:right w:val="nil"/>
            </w:tcBorders>
            <w:shd w:val="clear" w:color="000000" w:fill="FFFFFF"/>
            <w:noWrap/>
            <w:vAlign w:val="bottom"/>
            <w:hideMark/>
          </w:tcPr>
          <w:p w14:paraId="62E737B3" w14:textId="77777777" w:rsidR="000B259A" w:rsidRPr="006A738C" w:rsidRDefault="000B259A" w:rsidP="009F0723">
            <w:pPr>
              <w:spacing w:line="360" w:lineRule="auto"/>
              <w:jc w:val="right"/>
            </w:pPr>
            <w:r w:rsidRPr="006A738C">
              <w:t>25</w:t>
            </w:r>
          </w:p>
        </w:tc>
      </w:tr>
      <w:tr w:rsidR="000B259A" w:rsidRPr="006A738C" w14:paraId="2A824F4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01103A6" w14:textId="77777777" w:rsidR="000B259A" w:rsidRPr="006A738C" w:rsidRDefault="000B259A" w:rsidP="009F0723">
            <w:pPr>
              <w:spacing w:line="360" w:lineRule="auto"/>
              <w:rPr>
                <w:i/>
                <w:iCs/>
              </w:rPr>
            </w:pPr>
            <w:r w:rsidRPr="006A738C">
              <w:rPr>
                <w:i/>
                <w:iCs/>
              </w:rPr>
              <w:t>Plasmopara</w:t>
            </w:r>
          </w:p>
        </w:tc>
        <w:tc>
          <w:tcPr>
            <w:tcW w:w="2420" w:type="dxa"/>
            <w:tcBorders>
              <w:top w:val="nil"/>
              <w:left w:val="nil"/>
              <w:bottom w:val="nil"/>
              <w:right w:val="nil"/>
            </w:tcBorders>
            <w:shd w:val="clear" w:color="000000" w:fill="FFFFFF"/>
            <w:noWrap/>
            <w:vAlign w:val="bottom"/>
            <w:hideMark/>
          </w:tcPr>
          <w:p w14:paraId="67C5CE25" w14:textId="77777777" w:rsidR="000B259A" w:rsidRPr="006A738C" w:rsidRDefault="000B259A" w:rsidP="009F0723">
            <w:pPr>
              <w:spacing w:line="360" w:lineRule="auto"/>
              <w:jc w:val="right"/>
            </w:pPr>
            <w:r w:rsidRPr="006A738C">
              <w:t>5</w:t>
            </w:r>
          </w:p>
        </w:tc>
      </w:tr>
      <w:tr w:rsidR="000B259A" w:rsidRPr="006A738C" w14:paraId="15F84A26"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428884C" w14:textId="77777777" w:rsidR="000B259A" w:rsidRPr="006A738C" w:rsidRDefault="000B259A" w:rsidP="009F0723">
            <w:pPr>
              <w:spacing w:line="360" w:lineRule="auto"/>
              <w:rPr>
                <w:i/>
                <w:iCs/>
              </w:rPr>
            </w:pPr>
            <w:r w:rsidRPr="006A738C">
              <w:rPr>
                <w:i/>
                <w:iCs/>
              </w:rPr>
              <w:t>Pseudoperonospora</w:t>
            </w:r>
          </w:p>
        </w:tc>
        <w:tc>
          <w:tcPr>
            <w:tcW w:w="2420" w:type="dxa"/>
            <w:tcBorders>
              <w:top w:val="nil"/>
              <w:left w:val="nil"/>
              <w:bottom w:val="nil"/>
              <w:right w:val="nil"/>
            </w:tcBorders>
            <w:shd w:val="clear" w:color="000000" w:fill="FFFFFF"/>
            <w:noWrap/>
            <w:vAlign w:val="bottom"/>
            <w:hideMark/>
          </w:tcPr>
          <w:p w14:paraId="0201B137" w14:textId="77777777" w:rsidR="000B259A" w:rsidRPr="006A738C" w:rsidRDefault="000B259A" w:rsidP="009F0723">
            <w:pPr>
              <w:spacing w:line="360" w:lineRule="auto"/>
              <w:jc w:val="right"/>
            </w:pPr>
            <w:r w:rsidRPr="006A738C">
              <w:t>3</w:t>
            </w:r>
          </w:p>
        </w:tc>
      </w:tr>
      <w:tr w:rsidR="000B259A" w:rsidRPr="006A738C" w14:paraId="313433D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1414C00" w14:textId="77777777" w:rsidR="000B259A" w:rsidRPr="006A738C" w:rsidRDefault="000B259A" w:rsidP="009F0723">
            <w:pPr>
              <w:spacing w:line="360" w:lineRule="auto"/>
              <w:rPr>
                <w:i/>
                <w:iCs/>
              </w:rPr>
            </w:pPr>
            <w:r w:rsidRPr="006A738C">
              <w:rPr>
                <w:i/>
                <w:iCs/>
              </w:rPr>
              <w:t>Pythium</w:t>
            </w:r>
          </w:p>
        </w:tc>
        <w:tc>
          <w:tcPr>
            <w:tcW w:w="2420" w:type="dxa"/>
            <w:tcBorders>
              <w:top w:val="nil"/>
              <w:left w:val="nil"/>
              <w:bottom w:val="nil"/>
              <w:right w:val="nil"/>
            </w:tcBorders>
            <w:shd w:val="clear" w:color="000000" w:fill="FFFFFF"/>
            <w:noWrap/>
            <w:vAlign w:val="bottom"/>
            <w:hideMark/>
          </w:tcPr>
          <w:p w14:paraId="710D95AE" w14:textId="77777777" w:rsidR="000B259A" w:rsidRPr="006A738C" w:rsidRDefault="000B259A" w:rsidP="009F0723">
            <w:pPr>
              <w:spacing w:line="360" w:lineRule="auto"/>
              <w:jc w:val="right"/>
            </w:pPr>
            <w:r w:rsidRPr="006A738C">
              <w:t>226</w:t>
            </w:r>
          </w:p>
        </w:tc>
      </w:tr>
      <w:tr w:rsidR="000B259A" w:rsidRPr="006A738C" w14:paraId="1466F9F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3AB4994A" w14:textId="77777777" w:rsidR="000B259A" w:rsidRPr="006A738C" w:rsidRDefault="000B259A" w:rsidP="009F0723">
            <w:pPr>
              <w:spacing w:line="360" w:lineRule="auto"/>
              <w:rPr>
                <w:i/>
                <w:iCs/>
              </w:rPr>
            </w:pPr>
            <w:r w:rsidRPr="006A738C">
              <w:rPr>
                <w:i/>
                <w:iCs/>
              </w:rPr>
              <w:t>Salisapilia</w:t>
            </w:r>
          </w:p>
        </w:tc>
        <w:tc>
          <w:tcPr>
            <w:tcW w:w="2420" w:type="dxa"/>
            <w:tcBorders>
              <w:top w:val="nil"/>
              <w:left w:val="nil"/>
              <w:bottom w:val="nil"/>
              <w:right w:val="nil"/>
            </w:tcBorders>
            <w:shd w:val="clear" w:color="000000" w:fill="FFFFFF"/>
            <w:noWrap/>
            <w:vAlign w:val="bottom"/>
            <w:hideMark/>
          </w:tcPr>
          <w:p w14:paraId="3D6986D9" w14:textId="77777777" w:rsidR="000B259A" w:rsidRPr="006A738C" w:rsidRDefault="000B259A" w:rsidP="009F0723">
            <w:pPr>
              <w:spacing w:line="360" w:lineRule="auto"/>
              <w:jc w:val="right"/>
            </w:pPr>
            <w:r w:rsidRPr="006A738C">
              <w:t>4</w:t>
            </w:r>
          </w:p>
        </w:tc>
      </w:tr>
      <w:tr w:rsidR="000B259A" w:rsidRPr="006A738C" w14:paraId="07548846"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D8F547D" w14:textId="77777777" w:rsidR="000B259A" w:rsidRPr="006A738C" w:rsidRDefault="000B259A" w:rsidP="009F0723">
            <w:pPr>
              <w:spacing w:line="360" w:lineRule="auto"/>
              <w:rPr>
                <w:i/>
                <w:iCs/>
              </w:rPr>
            </w:pPr>
            <w:r w:rsidRPr="006A738C">
              <w:rPr>
                <w:i/>
                <w:iCs/>
              </w:rPr>
              <w:t>Saprolegnia</w:t>
            </w:r>
          </w:p>
        </w:tc>
        <w:tc>
          <w:tcPr>
            <w:tcW w:w="2420" w:type="dxa"/>
            <w:tcBorders>
              <w:top w:val="nil"/>
              <w:left w:val="nil"/>
              <w:bottom w:val="nil"/>
              <w:right w:val="nil"/>
            </w:tcBorders>
            <w:shd w:val="clear" w:color="000000" w:fill="FFFFFF"/>
            <w:noWrap/>
            <w:vAlign w:val="bottom"/>
            <w:hideMark/>
          </w:tcPr>
          <w:p w14:paraId="0EA91342" w14:textId="77777777" w:rsidR="000B259A" w:rsidRPr="006A738C" w:rsidRDefault="000B259A" w:rsidP="009F0723">
            <w:pPr>
              <w:spacing w:line="360" w:lineRule="auto"/>
              <w:jc w:val="right"/>
            </w:pPr>
            <w:r w:rsidRPr="006A738C">
              <w:t>3</w:t>
            </w:r>
          </w:p>
        </w:tc>
      </w:tr>
      <w:tr w:rsidR="000B259A" w:rsidRPr="006A738C" w14:paraId="57475E6D"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0FC88DF" w14:textId="77777777" w:rsidR="000B259A" w:rsidRPr="006A738C" w:rsidRDefault="000B259A" w:rsidP="009F0723">
            <w:pPr>
              <w:spacing w:line="360" w:lineRule="auto"/>
              <w:rPr>
                <w:i/>
                <w:iCs/>
              </w:rPr>
            </w:pPr>
            <w:r w:rsidRPr="006A738C">
              <w:rPr>
                <w:i/>
                <w:iCs/>
              </w:rPr>
              <w:t>Sclerospora</w:t>
            </w:r>
          </w:p>
        </w:tc>
        <w:tc>
          <w:tcPr>
            <w:tcW w:w="2420" w:type="dxa"/>
            <w:tcBorders>
              <w:top w:val="nil"/>
              <w:left w:val="nil"/>
              <w:bottom w:val="nil"/>
              <w:right w:val="nil"/>
            </w:tcBorders>
            <w:shd w:val="clear" w:color="000000" w:fill="FFFFFF"/>
            <w:noWrap/>
            <w:vAlign w:val="bottom"/>
            <w:hideMark/>
          </w:tcPr>
          <w:p w14:paraId="031BA9A2" w14:textId="77777777" w:rsidR="000B259A" w:rsidRPr="006A738C" w:rsidRDefault="000B259A" w:rsidP="009F0723">
            <w:pPr>
              <w:spacing w:line="360" w:lineRule="auto"/>
              <w:jc w:val="right"/>
            </w:pPr>
            <w:r w:rsidRPr="006A738C">
              <w:t>1</w:t>
            </w:r>
          </w:p>
        </w:tc>
      </w:tr>
      <w:tr w:rsidR="000B259A" w:rsidRPr="006A738C" w14:paraId="2B266E1B" w14:textId="77777777" w:rsidTr="001B4BDD">
        <w:trPr>
          <w:trHeight w:val="300"/>
          <w:jc w:val="center"/>
        </w:trPr>
        <w:tc>
          <w:tcPr>
            <w:tcW w:w="2020" w:type="dxa"/>
            <w:tcBorders>
              <w:top w:val="nil"/>
              <w:left w:val="nil"/>
              <w:bottom w:val="single" w:sz="4" w:space="0" w:color="auto"/>
              <w:right w:val="nil"/>
            </w:tcBorders>
            <w:shd w:val="clear" w:color="000000" w:fill="FFFFFF"/>
            <w:noWrap/>
            <w:vAlign w:val="bottom"/>
            <w:hideMark/>
          </w:tcPr>
          <w:p w14:paraId="67FE6CBD" w14:textId="77777777" w:rsidR="000B259A" w:rsidRPr="006A738C" w:rsidRDefault="000B259A" w:rsidP="009F0723">
            <w:pPr>
              <w:spacing w:line="360" w:lineRule="auto"/>
              <w:rPr>
                <w:i/>
                <w:iCs/>
              </w:rPr>
            </w:pPr>
            <w:r w:rsidRPr="006A738C">
              <w:rPr>
                <w:i/>
                <w:iCs/>
              </w:rPr>
              <w:t>Thraustotheca</w:t>
            </w:r>
          </w:p>
        </w:tc>
        <w:tc>
          <w:tcPr>
            <w:tcW w:w="2420" w:type="dxa"/>
            <w:tcBorders>
              <w:top w:val="nil"/>
              <w:left w:val="nil"/>
              <w:bottom w:val="single" w:sz="4" w:space="0" w:color="auto"/>
              <w:right w:val="nil"/>
            </w:tcBorders>
            <w:shd w:val="clear" w:color="000000" w:fill="FFFFFF"/>
            <w:noWrap/>
            <w:vAlign w:val="bottom"/>
            <w:hideMark/>
          </w:tcPr>
          <w:p w14:paraId="269E8A25" w14:textId="77777777" w:rsidR="000B259A" w:rsidRPr="006A738C" w:rsidRDefault="000B259A" w:rsidP="009F0723">
            <w:pPr>
              <w:spacing w:line="360" w:lineRule="auto"/>
              <w:jc w:val="right"/>
            </w:pPr>
            <w:r w:rsidRPr="006A738C">
              <w:t>1</w:t>
            </w:r>
          </w:p>
        </w:tc>
      </w:tr>
      <w:tr w:rsidR="000B259A" w:rsidRPr="006A738C" w14:paraId="53CCDBF3" w14:textId="77777777" w:rsidTr="001B4BDD">
        <w:trPr>
          <w:trHeight w:val="300"/>
          <w:jc w:val="center"/>
        </w:trPr>
        <w:tc>
          <w:tcPr>
            <w:tcW w:w="2020" w:type="dxa"/>
            <w:tcBorders>
              <w:top w:val="single" w:sz="4" w:space="0" w:color="auto"/>
              <w:left w:val="nil"/>
              <w:bottom w:val="single" w:sz="4" w:space="0" w:color="auto"/>
              <w:right w:val="nil"/>
            </w:tcBorders>
            <w:shd w:val="clear" w:color="000000" w:fill="FFFFFF"/>
            <w:noWrap/>
            <w:vAlign w:val="bottom"/>
            <w:hideMark/>
          </w:tcPr>
          <w:p w14:paraId="7C5AD247" w14:textId="77777777" w:rsidR="000B259A" w:rsidRPr="006A738C" w:rsidRDefault="000B259A" w:rsidP="009F0723">
            <w:pPr>
              <w:spacing w:line="360" w:lineRule="auto"/>
              <w:rPr>
                <w:b/>
                <w:bCs/>
              </w:rPr>
            </w:pPr>
            <w:r w:rsidRPr="006A738C">
              <w:rPr>
                <w:b/>
                <w:bCs/>
              </w:rPr>
              <w:t>Total</w:t>
            </w:r>
          </w:p>
        </w:tc>
        <w:tc>
          <w:tcPr>
            <w:tcW w:w="2420" w:type="dxa"/>
            <w:tcBorders>
              <w:top w:val="single" w:sz="4" w:space="0" w:color="auto"/>
              <w:left w:val="nil"/>
              <w:bottom w:val="single" w:sz="4" w:space="0" w:color="auto"/>
              <w:right w:val="nil"/>
            </w:tcBorders>
            <w:shd w:val="clear" w:color="000000" w:fill="FFFFFF"/>
            <w:noWrap/>
            <w:vAlign w:val="bottom"/>
            <w:hideMark/>
          </w:tcPr>
          <w:p w14:paraId="4341F124" w14:textId="77777777" w:rsidR="000B259A" w:rsidRPr="006A738C" w:rsidRDefault="000B259A" w:rsidP="009F0723">
            <w:pPr>
              <w:spacing w:line="360" w:lineRule="auto"/>
              <w:jc w:val="right"/>
              <w:rPr>
                <w:b/>
                <w:bCs/>
              </w:rPr>
            </w:pPr>
            <w:r w:rsidRPr="006A738C">
              <w:rPr>
                <w:b/>
                <w:bCs/>
              </w:rPr>
              <w:t>886</w:t>
            </w:r>
          </w:p>
        </w:tc>
      </w:tr>
    </w:tbl>
    <w:p w14:paraId="000000FF" w14:textId="48ED5E51" w:rsidR="00096B6A" w:rsidRPr="006A738C" w:rsidRDefault="00CD5D5B" w:rsidP="009F0723">
      <w:pPr>
        <w:spacing w:after="160" w:line="360" w:lineRule="auto"/>
      </w:pPr>
      <w:r w:rsidRPr="006A738C">
        <w:br w:type="page"/>
      </w:r>
    </w:p>
    <w:p w14:paraId="707D32BD" w14:textId="04D8325B" w:rsidR="00AA53BF" w:rsidRPr="006A738C" w:rsidRDefault="00AA53BF" w:rsidP="006C5855">
      <w:pPr>
        <w:spacing w:line="480" w:lineRule="auto"/>
      </w:pPr>
      <w:r w:rsidRPr="006A738C">
        <w:rPr>
          <w:b/>
        </w:rPr>
        <w:lastRenderedPageBreak/>
        <w:t xml:space="preserve">Table </w:t>
      </w:r>
      <w:r w:rsidR="002039AF" w:rsidRPr="006A738C">
        <w:rPr>
          <w:b/>
        </w:rPr>
        <w:t>3</w:t>
      </w:r>
      <w:r w:rsidRPr="006A738C">
        <w:rPr>
          <w:b/>
        </w:rPr>
        <w:t xml:space="preserve">. </w:t>
      </w:r>
      <w:r w:rsidRPr="006A738C">
        <w:t xml:space="preserve">Mock community </w:t>
      </w:r>
      <w:r w:rsidR="00851FB7" w:rsidRPr="006A738C">
        <w:t>inference statistics</w:t>
      </w:r>
      <w:r w:rsidR="00E8533A" w:rsidRPr="006A738C">
        <w:t xml:space="preserve"> based on proportions of correct</w:t>
      </w:r>
      <w:r w:rsidR="00687242" w:rsidRPr="006A738C">
        <w:t xml:space="preserve"> taxonomic classifications and proportions of correct sequences</w:t>
      </w:r>
      <w:r w:rsidR="00E8533A" w:rsidRPr="006A738C">
        <w:t>.</w:t>
      </w:r>
    </w:p>
    <w:tbl>
      <w:tblPr>
        <w:tblStyle w:val="PlainTable4"/>
        <w:tblW w:w="9355" w:type="dxa"/>
        <w:tblLook w:val="04A0" w:firstRow="1" w:lastRow="0" w:firstColumn="1" w:lastColumn="0" w:noHBand="0" w:noVBand="1"/>
      </w:tblPr>
      <w:tblGrid>
        <w:gridCol w:w="906"/>
        <w:gridCol w:w="893"/>
        <w:gridCol w:w="907"/>
        <w:gridCol w:w="1541"/>
        <w:gridCol w:w="870"/>
        <w:gridCol w:w="923"/>
        <w:gridCol w:w="1522"/>
        <w:gridCol w:w="870"/>
        <w:gridCol w:w="923"/>
      </w:tblGrid>
      <w:tr w:rsidR="005A54D0" w:rsidRPr="006A738C" w14:paraId="5552969D" w14:textId="77777777" w:rsidTr="001B6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auto"/>
              <w:bottom w:val="single" w:sz="4" w:space="0" w:color="auto"/>
            </w:tcBorders>
          </w:tcPr>
          <w:p w14:paraId="7482D515" w14:textId="77777777" w:rsidR="000D5430" w:rsidRPr="006A738C" w:rsidRDefault="000D5430" w:rsidP="006C5855">
            <w:pPr>
              <w:spacing w:line="480" w:lineRule="auto"/>
            </w:pPr>
          </w:p>
        </w:tc>
        <w:tc>
          <w:tcPr>
            <w:tcW w:w="1800" w:type="dxa"/>
            <w:gridSpan w:val="2"/>
            <w:tcBorders>
              <w:top w:val="single" w:sz="4" w:space="0" w:color="auto"/>
              <w:bottom w:val="single" w:sz="4" w:space="0" w:color="auto"/>
              <w:right w:val="dashed" w:sz="4" w:space="0" w:color="auto"/>
            </w:tcBorders>
          </w:tcPr>
          <w:p w14:paraId="533A62D9" w14:textId="48AE3D36"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Total counts</w:t>
            </w:r>
          </w:p>
        </w:tc>
        <w:tc>
          <w:tcPr>
            <w:tcW w:w="3334" w:type="dxa"/>
            <w:gridSpan w:val="3"/>
            <w:tcBorders>
              <w:top w:val="single" w:sz="4" w:space="0" w:color="auto"/>
              <w:left w:val="dashed" w:sz="4" w:space="0" w:color="auto"/>
              <w:right w:val="dashed" w:sz="4" w:space="0" w:color="auto"/>
            </w:tcBorders>
          </w:tcPr>
          <w:p w14:paraId="37E93D6A" w14:textId="1ECB2F18"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Correct taxonomy</w:t>
            </w:r>
          </w:p>
        </w:tc>
        <w:tc>
          <w:tcPr>
            <w:tcW w:w="3315" w:type="dxa"/>
            <w:gridSpan w:val="3"/>
            <w:tcBorders>
              <w:top w:val="single" w:sz="4" w:space="0" w:color="auto"/>
              <w:left w:val="dashed" w:sz="4" w:space="0" w:color="auto"/>
            </w:tcBorders>
          </w:tcPr>
          <w:p w14:paraId="49E0EF8B" w14:textId="64F1E301"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Correct sequence</w:t>
            </w:r>
          </w:p>
        </w:tc>
      </w:tr>
      <w:tr w:rsidR="001B64B2" w:rsidRPr="006A738C" w14:paraId="565B0020" w14:textId="77777777" w:rsidTr="001B6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auto"/>
            </w:tcBorders>
          </w:tcPr>
          <w:p w14:paraId="5C68ED2F" w14:textId="5476E8E9" w:rsidR="000D5430" w:rsidRPr="006A738C" w:rsidRDefault="00A55274" w:rsidP="006C5855">
            <w:pPr>
              <w:spacing w:line="480" w:lineRule="auto"/>
            </w:pPr>
            <w:r w:rsidRPr="006A738C">
              <w:t>Locus</w:t>
            </w:r>
          </w:p>
        </w:tc>
        <w:tc>
          <w:tcPr>
            <w:tcW w:w="893" w:type="dxa"/>
            <w:tcBorders>
              <w:top w:val="single" w:sz="4" w:space="0" w:color="auto"/>
            </w:tcBorders>
          </w:tcPr>
          <w:p w14:paraId="40601059" w14:textId="452CED8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p>
        </w:tc>
        <w:tc>
          <w:tcPr>
            <w:tcW w:w="907" w:type="dxa"/>
            <w:tcBorders>
              <w:top w:val="single" w:sz="4" w:space="0" w:color="auto"/>
              <w:right w:val="dashed" w:sz="4" w:space="0" w:color="auto"/>
            </w:tcBorders>
          </w:tcPr>
          <w:p w14:paraId="405FEBDE" w14:textId="084159D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OTUs</w:t>
            </w:r>
          </w:p>
        </w:tc>
        <w:tc>
          <w:tcPr>
            <w:tcW w:w="1541" w:type="dxa"/>
            <w:tcBorders>
              <w:top w:val="single" w:sz="4" w:space="0" w:color="auto"/>
              <w:left w:val="dashed" w:sz="4" w:space="0" w:color="auto"/>
            </w:tcBorders>
          </w:tcPr>
          <w:p w14:paraId="3AE86CB4" w14:textId="30D08755"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MC Species</w:t>
            </w:r>
            <w:r w:rsidR="001B64B2" w:rsidRPr="006A738C">
              <w:rPr>
                <w:vertAlign w:val="superscript"/>
              </w:rPr>
              <w:t>†</w:t>
            </w:r>
          </w:p>
        </w:tc>
        <w:tc>
          <w:tcPr>
            <w:tcW w:w="870" w:type="dxa"/>
            <w:tcBorders>
              <w:top w:val="single" w:sz="4" w:space="0" w:color="auto"/>
            </w:tcBorders>
          </w:tcPr>
          <w:p w14:paraId="019F130E" w14:textId="0F51998D"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r w:rsidR="001B64B2" w:rsidRPr="006A738C">
              <w:rPr>
                <w:vertAlign w:val="superscript"/>
              </w:rPr>
              <w:t>‡</w:t>
            </w:r>
          </w:p>
        </w:tc>
        <w:tc>
          <w:tcPr>
            <w:tcW w:w="923" w:type="dxa"/>
            <w:tcBorders>
              <w:top w:val="single" w:sz="4" w:space="0" w:color="auto"/>
              <w:right w:val="dashed" w:sz="4" w:space="0" w:color="auto"/>
            </w:tcBorders>
          </w:tcPr>
          <w:p w14:paraId="4EAAB582" w14:textId="11F198C0"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Reads</w:t>
            </w:r>
            <w:r w:rsidR="002128D7" w:rsidRPr="006A738C">
              <w:rPr>
                <w:vertAlign w:val="superscript"/>
              </w:rPr>
              <w:t>§</w:t>
            </w:r>
          </w:p>
        </w:tc>
        <w:tc>
          <w:tcPr>
            <w:tcW w:w="1522" w:type="dxa"/>
            <w:tcBorders>
              <w:top w:val="single" w:sz="4" w:space="0" w:color="auto"/>
              <w:left w:val="dashed" w:sz="4" w:space="0" w:color="auto"/>
            </w:tcBorders>
          </w:tcPr>
          <w:p w14:paraId="060229A0" w14:textId="5079781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MC Species</w:t>
            </w:r>
            <w:r w:rsidR="001B64B2" w:rsidRPr="006A738C">
              <w:rPr>
                <w:vertAlign w:val="superscript"/>
              </w:rPr>
              <w:t>†</w:t>
            </w:r>
          </w:p>
        </w:tc>
        <w:tc>
          <w:tcPr>
            <w:tcW w:w="870" w:type="dxa"/>
            <w:tcBorders>
              <w:top w:val="single" w:sz="4" w:space="0" w:color="auto"/>
            </w:tcBorders>
          </w:tcPr>
          <w:p w14:paraId="1C03A58F" w14:textId="030F817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r w:rsidR="001B64B2" w:rsidRPr="006A738C">
              <w:rPr>
                <w:vertAlign w:val="superscript"/>
              </w:rPr>
              <w:t>‡</w:t>
            </w:r>
          </w:p>
        </w:tc>
        <w:tc>
          <w:tcPr>
            <w:tcW w:w="923" w:type="dxa"/>
            <w:tcBorders>
              <w:top w:val="single" w:sz="4" w:space="0" w:color="auto"/>
            </w:tcBorders>
          </w:tcPr>
          <w:p w14:paraId="52F32EE6" w14:textId="33E98288"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Reads</w:t>
            </w:r>
            <w:r w:rsidR="001B64B2" w:rsidRPr="006A738C">
              <w:rPr>
                <w:vertAlign w:val="superscript"/>
              </w:rPr>
              <w:t>§</w:t>
            </w:r>
          </w:p>
        </w:tc>
      </w:tr>
      <w:tr w:rsidR="00BC6EA1" w:rsidRPr="006A738C" w14:paraId="6C873868" w14:textId="77777777" w:rsidTr="001B64B2">
        <w:tc>
          <w:tcPr>
            <w:cnfStyle w:val="001000000000" w:firstRow="0" w:lastRow="0" w:firstColumn="1" w:lastColumn="0" w:oddVBand="0" w:evenVBand="0" w:oddHBand="0" w:evenHBand="0" w:firstRowFirstColumn="0" w:firstRowLastColumn="0" w:lastRowFirstColumn="0" w:lastRowLastColumn="0"/>
            <w:tcW w:w="906" w:type="dxa"/>
          </w:tcPr>
          <w:p w14:paraId="7C20ABE8" w14:textId="5AF412BE" w:rsidR="000D5430" w:rsidRPr="006A738C" w:rsidRDefault="00A55274" w:rsidP="006C5855">
            <w:pPr>
              <w:spacing w:line="480" w:lineRule="auto"/>
              <w:rPr>
                <w:b w:val="0"/>
                <w:bCs w:val="0"/>
                <w:i/>
                <w:iCs/>
              </w:rPr>
            </w:pPr>
            <w:r w:rsidRPr="006A738C">
              <w:rPr>
                <w:b w:val="0"/>
                <w:bCs w:val="0"/>
                <w:i/>
                <w:iCs/>
              </w:rPr>
              <w:t>rps10</w:t>
            </w:r>
          </w:p>
        </w:tc>
        <w:tc>
          <w:tcPr>
            <w:tcW w:w="893" w:type="dxa"/>
          </w:tcPr>
          <w:p w14:paraId="0C6FCCC9" w14:textId="32EB8B59"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40</w:t>
            </w:r>
          </w:p>
        </w:tc>
        <w:tc>
          <w:tcPr>
            <w:tcW w:w="907" w:type="dxa"/>
            <w:tcBorders>
              <w:right w:val="dashed" w:sz="4" w:space="0" w:color="auto"/>
            </w:tcBorders>
          </w:tcPr>
          <w:p w14:paraId="380FE4E8" w14:textId="51A7586B"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46</w:t>
            </w:r>
          </w:p>
        </w:tc>
        <w:tc>
          <w:tcPr>
            <w:tcW w:w="1541" w:type="dxa"/>
            <w:tcBorders>
              <w:left w:val="dashed" w:sz="4" w:space="0" w:color="auto"/>
            </w:tcBorders>
          </w:tcPr>
          <w:p w14:paraId="54CD605C" w14:textId="3B8A6897"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0.958 (23)</w:t>
            </w:r>
          </w:p>
        </w:tc>
        <w:tc>
          <w:tcPr>
            <w:tcW w:w="870" w:type="dxa"/>
          </w:tcPr>
          <w:p w14:paraId="65F69F95" w14:textId="71A0099E"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0.950</w:t>
            </w:r>
          </w:p>
        </w:tc>
        <w:tc>
          <w:tcPr>
            <w:tcW w:w="923" w:type="dxa"/>
            <w:tcBorders>
              <w:right w:val="dashed" w:sz="4" w:space="0" w:color="auto"/>
            </w:tcBorders>
          </w:tcPr>
          <w:p w14:paraId="41550220" w14:textId="6B0740A4"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&gt;0.999</w:t>
            </w:r>
          </w:p>
        </w:tc>
        <w:tc>
          <w:tcPr>
            <w:tcW w:w="1522" w:type="dxa"/>
            <w:tcBorders>
              <w:left w:val="dashed" w:sz="4" w:space="0" w:color="auto"/>
            </w:tcBorders>
          </w:tcPr>
          <w:p w14:paraId="753F6E26" w14:textId="427F28C0"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0.875 (21)</w:t>
            </w:r>
          </w:p>
        </w:tc>
        <w:tc>
          <w:tcPr>
            <w:tcW w:w="870" w:type="dxa"/>
          </w:tcPr>
          <w:p w14:paraId="1D71908F" w14:textId="78C10147"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0.625</w:t>
            </w:r>
          </w:p>
        </w:tc>
        <w:tc>
          <w:tcPr>
            <w:tcW w:w="923" w:type="dxa"/>
          </w:tcPr>
          <w:p w14:paraId="28C36F07" w14:textId="3ACFA9AD"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0.993</w:t>
            </w:r>
          </w:p>
        </w:tc>
      </w:tr>
      <w:tr w:rsidR="001B64B2" w:rsidRPr="006A738C" w14:paraId="49257707" w14:textId="77777777" w:rsidTr="001B6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bottom w:val="single" w:sz="4" w:space="0" w:color="auto"/>
            </w:tcBorders>
          </w:tcPr>
          <w:p w14:paraId="1A8BD7F5" w14:textId="38057109" w:rsidR="000D5430" w:rsidRPr="006A738C" w:rsidRDefault="00A55274" w:rsidP="006C5855">
            <w:pPr>
              <w:spacing w:line="480" w:lineRule="auto"/>
              <w:rPr>
                <w:b w:val="0"/>
                <w:bCs w:val="0"/>
              </w:rPr>
            </w:pPr>
            <w:r w:rsidRPr="006A738C">
              <w:rPr>
                <w:b w:val="0"/>
                <w:bCs w:val="0"/>
              </w:rPr>
              <w:t>ITS1</w:t>
            </w:r>
          </w:p>
        </w:tc>
        <w:tc>
          <w:tcPr>
            <w:tcW w:w="893" w:type="dxa"/>
            <w:tcBorders>
              <w:bottom w:val="single" w:sz="4" w:space="0" w:color="auto"/>
            </w:tcBorders>
          </w:tcPr>
          <w:p w14:paraId="01E89452" w14:textId="088B2F46"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45</w:t>
            </w:r>
          </w:p>
        </w:tc>
        <w:tc>
          <w:tcPr>
            <w:tcW w:w="907" w:type="dxa"/>
            <w:tcBorders>
              <w:bottom w:val="single" w:sz="4" w:space="0" w:color="auto"/>
              <w:right w:val="dashed" w:sz="4" w:space="0" w:color="auto"/>
            </w:tcBorders>
          </w:tcPr>
          <w:p w14:paraId="528EB7C0" w14:textId="76271E94"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30</w:t>
            </w:r>
          </w:p>
        </w:tc>
        <w:tc>
          <w:tcPr>
            <w:tcW w:w="1541" w:type="dxa"/>
            <w:tcBorders>
              <w:left w:val="dashed" w:sz="4" w:space="0" w:color="auto"/>
              <w:bottom w:val="single" w:sz="4" w:space="0" w:color="auto"/>
            </w:tcBorders>
          </w:tcPr>
          <w:p w14:paraId="482C0FCD" w14:textId="64F6FA4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0.708 (17)</w:t>
            </w:r>
          </w:p>
        </w:tc>
        <w:tc>
          <w:tcPr>
            <w:tcW w:w="870" w:type="dxa"/>
            <w:tcBorders>
              <w:bottom w:val="single" w:sz="4" w:space="0" w:color="auto"/>
            </w:tcBorders>
          </w:tcPr>
          <w:p w14:paraId="5D670E27" w14:textId="3A69A543"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0.756</w:t>
            </w:r>
          </w:p>
        </w:tc>
        <w:tc>
          <w:tcPr>
            <w:tcW w:w="923" w:type="dxa"/>
            <w:tcBorders>
              <w:bottom w:val="single" w:sz="4" w:space="0" w:color="auto"/>
              <w:right w:val="dashed" w:sz="4" w:space="0" w:color="auto"/>
            </w:tcBorders>
          </w:tcPr>
          <w:p w14:paraId="5596D079" w14:textId="4204F532"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0.545</w:t>
            </w:r>
          </w:p>
        </w:tc>
        <w:tc>
          <w:tcPr>
            <w:tcW w:w="1522" w:type="dxa"/>
            <w:tcBorders>
              <w:left w:val="dashed" w:sz="4" w:space="0" w:color="auto"/>
              <w:bottom w:val="single" w:sz="4" w:space="0" w:color="auto"/>
            </w:tcBorders>
          </w:tcPr>
          <w:p w14:paraId="15C897CA" w14:textId="34D304F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0.875 (21)</w:t>
            </w:r>
          </w:p>
        </w:tc>
        <w:tc>
          <w:tcPr>
            <w:tcW w:w="870" w:type="dxa"/>
            <w:tcBorders>
              <w:bottom w:val="single" w:sz="4" w:space="0" w:color="auto"/>
            </w:tcBorders>
          </w:tcPr>
          <w:p w14:paraId="4B73CE17" w14:textId="3ADC6EC6"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0.733</w:t>
            </w:r>
          </w:p>
        </w:tc>
        <w:tc>
          <w:tcPr>
            <w:tcW w:w="923" w:type="dxa"/>
            <w:tcBorders>
              <w:bottom w:val="single" w:sz="4" w:space="0" w:color="auto"/>
            </w:tcBorders>
          </w:tcPr>
          <w:p w14:paraId="34B61A8E" w14:textId="190326FC"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0.992</w:t>
            </w:r>
          </w:p>
        </w:tc>
      </w:tr>
    </w:tbl>
    <w:p w14:paraId="27202AA5" w14:textId="7901AB2B" w:rsidR="008C06FE" w:rsidRPr="006A738C" w:rsidRDefault="001B64B2" w:rsidP="006C5855">
      <w:pPr>
        <w:spacing w:line="480" w:lineRule="auto"/>
      </w:pPr>
      <w:r w:rsidRPr="006A738C">
        <w:rPr>
          <w:vertAlign w:val="superscript"/>
        </w:rPr>
        <w:t>†</w:t>
      </w:r>
      <w:r w:rsidR="008C06FE" w:rsidRPr="006A738C">
        <w:t xml:space="preserve"> Proportion of mock community species detected</w:t>
      </w:r>
      <w:r w:rsidR="0093127C">
        <w:t xml:space="preserve">; numbers in brackets are </w:t>
      </w:r>
      <w:r w:rsidR="000E5E52">
        <w:t>species observed</w:t>
      </w:r>
      <w:r w:rsidR="008C06FE" w:rsidRPr="006A738C">
        <w:t xml:space="preserve">. </w:t>
      </w:r>
    </w:p>
    <w:p w14:paraId="398F9992" w14:textId="6C77058C" w:rsidR="008C06FE" w:rsidRPr="006A738C" w:rsidRDefault="001B64B2" w:rsidP="006C5855">
      <w:pPr>
        <w:spacing w:line="480" w:lineRule="auto"/>
      </w:pPr>
      <w:r w:rsidRPr="006A738C">
        <w:rPr>
          <w:vertAlign w:val="superscript"/>
        </w:rPr>
        <w:t>‡</w:t>
      </w:r>
      <w:r w:rsidR="008C06FE" w:rsidRPr="006A738C">
        <w:rPr>
          <w:vertAlign w:val="superscript"/>
        </w:rPr>
        <w:t xml:space="preserve"> </w:t>
      </w:r>
      <w:r w:rsidR="008C06FE" w:rsidRPr="006A738C">
        <w:t>Proportion of ASVs matching a mock community species.</w:t>
      </w:r>
    </w:p>
    <w:p w14:paraId="3BC8F6D5" w14:textId="65F3B023" w:rsidR="006C5855" w:rsidRPr="006A738C" w:rsidRDefault="001B64B2" w:rsidP="0035114E">
      <w:pPr>
        <w:spacing w:line="480" w:lineRule="auto"/>
        <w:rPr>
          <w:b/>
          <w:color w:val="000000"/>
        </w:rPr>
      </w:pPr>
      <w:r w:rsidRPr="006A738C">
        <w:rPr>
          <w:vertAlign w:val="superscript"/>
        </w:rPr>
        <w:t>§</w:t>
      </w:r>
      <w:r w:rsidR="008C06FE" w:rsidRPr="006A738C">
        <w:rPr>
          <w:vertAlign w:val="superscript"/>
        </w:rPr>
        <w:t xml:space="preserve"> </w:t>
      </w:r>
      <w:r w:rsidR="008C06FE" w:rsidRPr="006A738C">
        <w:t>Proportion of reads matching a mock community species.</w:t>
      </w:r>
      <w:r w:rsidR="006C5855" w:rsidRPr="006A738C">
        <w:rPr>
          <w:b/>
          <w:color w:val="000000"/>
        </w:rPr>
        <w:br w:type="page"/>
      </w:r>
    </w:p>
    <w:p w14:paraId="00000100" w14:textId="4AF53397" w:rsidR="00096B6A" w:rsidRPr="006A738C" w:rsidRDefault="00CD5D5B" w:rsidP="006C5855">
      <w:pPr>
        <w:spacing w:line="480" w:lineRule="auto"/>
        <w:rPr>
          <w:b/>
          <w:color w:val="000000"/>
        </w:rPr>
      </w:pPr>
      <w:r w:rsidRPr="006A738C">
        <w:rPr>
          <w:b/>
          <w:color w:val="000000"/>
        </w:rPr>
        <w:lastRenderedPageBreak/>
        <w:t>FIGURES</w:t>
      </w:r>
    </w:p>
    <w:p w14:paraId="1D9A213E" w14:textId="77777777" w:rsidR="00B8534F" w:rsidRPr="006A738C" w:rsidRDefault="00B8534F" w:rsidP="006C5855">
      <w:pPr>
        <w:spacing w:line="480" w:lineRule="auto"/>
        <w:rPr>
          <w:color w:val="000000"/>
        </w:rPr>
      </w:pPr>
    </w:p>
    <w:p w14:paraId="00000102" w14:textId="71240570" w:rsidR="00096B6A" w:rsidRPr="006A738C" w:rsidRDefault="00B8534F" w:rsidP="006C5855">
      <w:pPr>
        <w:spacing w:line="480" w:lineRule="auto"/>
        <w:jc w:val="center"/>
        <w:rPr>
          <w:color w:val="000000"/>
        </w:rPr>
      </w:pPr>
      <w:r w:rsidRPr="006A738C">
        <w:rPr>
          <w:noProof/>
          <w:color w:val="000000"/>
        </w:rPr>
        <w:drawing>
          <wp:inline distT="0" distB="0" distL="0" distR="0" wp14:anchorId="0DF19480" wp14:editId="63DB3858">
            <wp:extent cx="5731510" cy="1220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inline>
        </w:drawing>
      </w:r>
    </w:p>
    <w:p w14:paraId="00000103" w14:textId="7678372F" w:rsidR="00096B6A" w:rsidRPr="006A738C" w:rsidRDefault="00CD5D5B" w:rsidP="006C5855">
      <w:pPr>
        <w:spacing w:line="480" w:lineRule="auto"/>
        <w:rPr>
          <w:color w:val="000000"/>
        </w:rPr>
      </w:pPr>
      <w:r w:rsidRPr="006A738C">
        <w:rPr>
          <w:b/>
          <w:color w:val="000000"/>
        </w:rPr>
        <w:t>Fig</w:t>
      </w:r>
      <w:r w:rsidR="00D8220A" w:rsidRPr="006A738C">
        <w:rPr>
          <w:b/>
          <w:color w:val="000000"/>
        </w:rPr>
        <w:t>ure</w:t>
      </w:r>
      <w:r w:rsidRPr="006A738C">
        <w:rPr>
          <w:b/>
          <w:color w:val="000000"/>
        </w:rPr>
        <w:t xml:space="preserve"> </w:t>
      </w:r>
      <w:r w:rsidR="002039AF" w:rsidRPr="006A738C">
        <w:rPr>
          <w:b/>
          <w:color w:val="000000"/>
        </w:rPr>
        <w:t>1</w:t>
      </w:r>
      <w:r w:rsidRPr="006A738C">
        <w:rPr>
          <w:b/>
          <w:color w:val="000000"/>
        </w:rPr>
        <w:t xml:space="preserve">. </w:t>
      </w:r>
      <w:r w:rsidR="007A7A77" w:rsidRPr="006A738C">
        <w:rPr>
          <w:color w:val="000000"/>
        </w:rPr>
        <w:t>T</w:t>
      </w:r>
      <w:r w:rsidRPr="006A738C">
        <w:rPr>
          <w:color w:val="000000"/>
        </w:rPr>
        <w:t>he location of the 40S ribosomal protein S10 (</w:t>
      </w:r>
      <w:r w:rsidRPr="006A738C">
        <w:rPr>
          <w:i/>
          <w:color w:val="000000"/>
        </w:rPr>
        <w:t>rps10</w:t>
      </w:r>
      <w:r w:rsidRPr="006A738C">
        <w:rPr>
          <w:color w:val="000000"/>
        </w:rPr>
        <w:t xml:space="preserve">) locus in the mitochondrial genome of oomycetes. The </w:t>
      </w:r>
      <w:r w:rsidRPr="006A738C">
        <w:rPr>
          <w:i/>
          <w:color w:val="000000"/>
        </w:rPr>
        <w:t xml:space="preserve">rps10 </w:t>
      </w:r>
      <w:r w:rsidRPr="006A738C">
        <w:rPr>
          <w:color w:val="000000"/>
        </w:rPr>
        <w:t>locus</w:t>
      </w:r>
      <w:r w:rsidR="007A7A77" w:rsidRPr="006A738C">
        <w:rPr>
          <w:color w:val="000000"/>
        </w:rPr>
        <w:t xml:space="preserve"> </w:t>
      </w:r>
      <w:r w:rsidRPr="006A738C">
        <w:rPr>
          <w:color w:val="000000"/>
        </w:rPr>
        <w:t>is flanked by several tRNA</w:t>
      </w:r>
      <w:r w:rsidR="000874E6" w:rsidRPr="006A738C">
        <w:rPr>
          <w:color w:val="000000"/>
        </w:rPr>
        <w:t xml:space="preserve"> genes</w:t>
      </w:r>
      <w:r w:rsidRPr="006A738C">
        <w:rPr>
          <w:color w:val="000000"/>
        </w:rPr>
        <w:t xml:space="preserve"> </w:t>
      </w:r>
      <w:r w:rsidR="00B32A28" w:rsidRPr="006A738C">
        <w:rPr>
          <w:color w:val="000000"/>
        </w:rPr>
        <w:fldChar w:fldCharType="begin"/>
      </w:r>
      <w:r w:rsidR="002D2C82">
        <w:rPr>
          <w:color w:val="000000"/>
        </w:rPr>
        <w:instrText xml:space="preserve"> ADDIN ZOTERO_ITEM CSL_CITATION {"citationID":"KIZigomK","properties":{"formattedCitation":"(F. N. Martin, Bensasson, Tyler, &amp; Boore, 2007)","plainCitation":"(F. N. Martin, Bensasson, Tyler, &amp; Boore, 2007)","noteIndex":0},"citationItems":[{"id":"qwswFzrb/d2Qrjowa","uris":["http://zotero.org/users/116661/items/GMENLAWM"],"itemData":{"id":6414,"type":"article-journal","container-title":"Current Genetics","DOI":"10.1007/s00294-007-0121-6","ISSN":"0172-8083, 1432-0983","issue":"5","journalAbbreviation":"Curr Genet","language":"en","page":"285-296","source":"DOI.org (Crossref)","title":"Mitochondrial genome sequences and comparative genomics of &lt;i&gt;Phytophthora ramorum&lt;/i&gt; and &lt;i&gt;P. sojae&lt;/i&gt;","volume":"51","author":[{"family":"Martin","given":"F N"},{"family":"Bensasson","given":"Douda"},{"family":"Tyler","given":"Brett M."},{"family":"Boore","given":"Jeffrey L."}],"issued":{"date-parts":[["2007",4,13]]}}}],"schema":"https://github.com/citation-style-language/schema/raw/master/csl-citation.json"} </w:instrText>
      </w:r>
      <w:r w:rsidR="00B32A28" w:rsidRPr="006A738C">
        <w:rPr>
          <w:color w:val="000000"/>
        </w:rPr>
        <w:fldChar w:fldCharType="separate"/>
      </w:r>
      <w:r w:rsidR="00873CE8" w:rsidRPr="006A738C">
        <w:rPr>
          <w:color w:val="000000"/>
        </w:rPr>
        <w:t>(F. N. Martin, Bensasson, Tyler, &amp; Boore, 2007)</w:t>
      </w:r>
      <w:r w:rsidR="00B32A28" w:rsidRPr="006A738C">
        <w:rPr>
          <w:color w:val="000000"/>
        </w:rPr>
        <w:fldChar w:fldCharType="end"/>
      </w:r>
      <w:r w:rsidRPr="006A738C">
        <w:rPr>
          <w:color w:val="000000"/>
        </w:rPr>
        <w:t>.</w:t>
      </w:r>
      <w:r w:rsidRPr="006A738C">
        <w:rPr>
          <w:b/>
          <w:color w:val="000000"/>
        </w:rPr>
        <w:t xml:space="preserve"> </w:t>
      </w:r>
      <w:r w:rsidR="00234654" w:rsidRPr="006A738C">
        <w:rPr>
          <w:color w:val="000000"/>
        </w:rPr>
        <w:t>P</w:t>
      </w:r>
      <w:r w:rsidRPr="006A738C">
        <w:rPr>
          <w:color w:val="000000"/>
        </w:rPr>
        <w:t xml:space="preserve">rimers shown in blue </w:t>
      </w:r>
      <w:r w:rsidR="00234654" w:rsidRPr="006A738C">
        <w:rPr>
          <w:color w:val="000000"/>
        </w:rPr>
        <w:t>are</w:t>
      </w:r>
      <w:r w:rsidRPr="006A738C">
        <w:rPr>
          <w:color w:val="000000"/>
        </w:rPr>
        <w:t xml:space="preserve"> for amplification of the sequence</w:t>
      </w:r>
      <w:r w:rsidR="005F5626" w:rsidRPr="006A738C">
        <w:rPr>
          <w:color w:val="000000"/>
        </w:rPr>
        <w:t>s</w:t>
      </w:r>
      <w:r w:rsidRPr="006A738C">
        <w:rPr>
          <w:color w:val="000000"/>
        </w:rPr>
        <w:t xml:space="preserve"> found in the reference database, and </w:t>
      </w:r>
      <w:r w:rsidR="00234654" w:rsidRPr="006A738C">
        <w:rPr>
          <w:color w:val="000000"/>
        </w:rPr>
        <w:t xml:space="preserve">primers shown in </w:t>
      </w:r>
      <w:r w:rsidRPr="006A738C">
        <w:rPr>
          <w:color w:val="000000"/>
        </w:rPr>
        <w:t xml:space="preserve">red </w:t>
      </w:r>
      <w:r w:rsidR="00234654" w:rsidRPr="006A738C">
        <w:rPr>
          <w:color w:val="000000"/>
        </w:rPr>
        <w:t>are</w:t>
      </w:r>
      <w:r w:rsidRPr="006A738C">
        <w:rPr>
          <w:color w:val="000000"/>
        </w:rPr>
        <w:t xml:space="preserve"> for </w:t>
      </w:r>
      <w:r w:rsidR="00234654" w:rsidRPr="006A738C">
        <w:rPr>
          <w:color w:val="000000"/>
        </w:rPr>
        <w:t>metabarcoding</w:t>
      </w:r>
      <w:r w:rsidRPr="006A738C">
        <w:rPr>
          <w:color w:val="000000"/>
        </w:rPr>
        <w:t xml:space="preserve">. More details on the </w:t>
      </w:r>
      <w:r w:rsidR="00640A13" w:rsidRPr="006A738C">
        <w:rPr>
          <w:color w:val="000000"/>
        </w:rPr>
        <w:t>two sets of</w:t>
      </w:r>
      <w:r w:rsidR="002C2748" w:rsidRPr="006A738C">
        <w:rPr>
          <w:color w:val="000000"/>
        </w:rPr>
        <w:t xml:space="preserve"> </w:t>
      </w:r>
      <w:r w:rsidRPr="006A738C">
        <w:rPr>
          <w:color w:val="000000"/>
        </w:rPr>
        <w:t xml:space="preserve">primers are provided in Table 1. </w:t>
      </w:r>
      <w:r w:rsidRPr="006A738C">
        <w:br w:type="page"/>
      </w:r>
    </w:p>
    <w:p w14:paraId="00000105" w14:textId="204E4C3C" w:rsidR="00096B6A" w:rsidRPr="006A738C" w:rsidRDefault="00837C73" w:rsidP="006C5855">
      <w:pPr>
        <w:spacing w:line="480" w:lineRule="auto"/>
        <w:jc w:val="center"/>
        <w:rPr>
          <w:b/>
          <w:color w:val="000000"/>
        </w:rPr>
      </w:pPr>
      <w:r w:rsidRPr="006A738C">
        <w:rPr>
          <w:b/>
          <w:noProof/>
          <w:color w:val="000000"/>
        </w:rPr>
        <w:lastRenderedPageBreak/>
        <w:drawing>
          <wp:inline distT="0" distB="0" distL="0" distR="0" wp14:anchorId="76CF628D" wp14:editId="7A5BD450">
            <wp:extent cx="5731508" cy="541627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08" cy="5416276"/>
                    </a:xfrm>
                    <a:prstGeom prst="rect">
                      <a:avLst/>
                    </a:prstGeom>
                  </pic:spPr>
                </pic:pic>
              </a:graphicData>
            </a:graphic>
          </wp:inline>
        </w:drawing>
      </w:r>
    </w:p>
    <w:p w14:paraId="7DE28C7D" w14:textId="2ED54120" w:rsidR="002039AF" w:rsidRPr="006A738C" w:rsidRDefault="00CD5D5B" w:rsidP="006C5855">
      <w:pPr>
        <w:spacing w:line="480" w:lineRule="auto"/>
        <w:rPr>
          <w:color w:val="000000"/>
        </w:rPr>
      </w:pPr>
      <w:r w:rsidRPr="006A738C">
        <w:rPr>
          <w:b/>
          <w:color w:val="000000"/>
        </w:rPr>
        <w:t>Fig</w:t>
      </w:r>
      <w:r w:rsidR="00D8220A" w:rsidRPr="006A738C">
        <w:rPr>
          <w:b/>
          <w:color w:val="000000"/>
        </w:rPr>
        <w:t>ure</w:t>
      </w:r>
      <w:r w:rsidR="00D712D8" w:rsidRPr="006A738C">
        <w:rPr>
          <w:b/>
          <w:color w:val="000000"/>
        </w:rPr>
        <w:t xml:space="preserve"> </w:t>
      </w:r>
      <w:r w:rsidR="002039AF" w:rsidRPr="006A738C">
        <w:rPr>
          <w:b/>
          <w:color w:val="000000"/>
        </w:rPr>
        <w:t>2</w:t>
      </w:r>
      <w:r w:rsidRPr="006A738C">
        <w:rPr>
          <w:b/>
          <w:color w:val="000000"/>
        </w:rPr>
        <w:t xml:space="preserve">. </w:t>
      </w:r>
      <w:r w:rsidRPr="006A738C">
        <w:rPr>
          <w:color w:val="000000"/>
        </w:rPr>
        <w:t xml:space="preserve">Heat tree showing </w:t>
      </w:r>
      <w:r w:rsidR="003F7DD5" w:rsidRPr="006A738C">
        <w:rPr>
          <w:color w:val="000000"/>
        </w:rPr>
        <w:t xml:space="preserve">predicted </w:t>
      </w:r>
      <w:r w:rsidRPr="006A738C">
        <w:rPr>
          <w:color w:val="000000"/>
        </w:rPr>
        <w:t xml:space="preserve">amplification </w:t>
      </w:r>
      <w:r w:rsidR="00E42720">
        <w:rPr>
          <w:color w:val="000000"/>
        </w:rPr>
        <w:t xml:space="preserve">(green) </w:t>
      </w:r>
      <w:r w:rsidR="00A5429F" w:rsidRPr="006A738C">
        <w:rPr>
          <w:color w:val="000000"/>
        </w:rPr>
        <w:t xml:space="preserve">of the </w:t>
      </w:r>
      <w:r w:rsidR="00A5429F" w:rsidRPr="006A738C">
        <w:rPr>
          <w:i/>
          <w:iCs/>
          <w:color w:val="000000"/>
        </w:rPr>
        <w:t>rps10</w:t>
      </w:r>
      <w:r w:rsidR="00A5429F" w:rsidRPr="006A738C">
        <w:rPr>
          <w:color w:val="000000"/>
        </w:rPr>
        <w:t xml:space="preserve"> </w:t>
      </w:r>
      <w:r w:rsidR="00C01F1F" w:rsidRPr="006A738C">
        <w:rPr>
          <w:color w:val="000000"/>
        </w:rPr>
        <w:t>metabarcoding primers</w:t>
      </w:r>
      <w:r w:rsidRPr="006A738C">
        <w:rPr>
          <w:color w:val="000000"/>
        </w:rPr>
        <w:t xml:space="preserve">. </w:t>
      </w:r>
      <w:r w:rsidR="00A5429F" w:rsidRPr="006A738C">
        <w:rPr>
          <w:color w:val="000000"/>
        </w:rPr>
        <w:t xml:space="preserve">Taxa in green are predicted to be amplified using </w:t>
      </w:r>
      <w:r w:rsidR="00A5429F" w:rsidRPr="006A738C">
        <w:t>simulated</w:t>
      </w:r>
      <w:r w:rsidR="00A5429F" w:rsidRPr="006A738C">
        <w:rPr>
          <w:color w:val="000000"/>
        </w:rPr>
        <w:t xml:space="preserve"> PCR. </w:t>
      </w:r>
      <w:r w:rsidRPr="006A738C">
        <w:rPr>
          <w:color w:val="000000"/>
        </w:rPr>
        <w:t>The analysis include</w:t>
      </w:r>
      <w:r w:rsidR="00F42297" w:rsidRPr="006A738C">
        <w:rPr>
          <w:color w:val="000000"/>
        </w:rPr>
        <w:t xml:space="preserve">d fungi and related Stramenopiles to </w:t>
      </w:r>
      <w:r w:rsidRPr="006A738C">
        <w:rPr>
          <w:color w:val="000000"/>
        </w:rPr>
        <w:t>demonstrate specificity.</w:t>
      </w:r>
      <w:r w:rsidR="00A5552A" w:rsidRPr="006A738C">
        <w:rPr>
          <w:color w:val="000000"/>
        </w:rPr>
        <w:t xml:space="preserve"> </w:t>
      </w:r>
      <w:r w:rsidR="00A5552A" w:rsidRPr="00231210">
        <w:rPr>
          <w:i/>
          <w:iCs/>
          <w:color w:val="000000"/>
        </w:rPr>
        <w:t>Rickettsia</w:t>
      </w:r>
      <w:r w:rsidR="00A5552A" w:rsidRPr="006A738C">
        <w:rPr>
          <w:color w:val="000000"/>
        </w:rPr>
        <w:t xml:space="preserve"> </w:t>
      </w:r>
      <w:r w:rsidR="00E32AD5">
        <w:rPr>
          <w:color w:val="000000"/>
        </w:rPr>
        <w:t>were</w:t>
      </w:r>
      <w:r w:rsidR="00A5552A" w:rsidRPr="006A738C">
        <w:rPr>
          <w:color w:val="000000"/>
        </w:rPr>
        <w:t xml:space="preserve"> also included since their genomes resemble mitochondrial genomes. The size of branches and nodes is relative to the number of sequences represented by each taxon</w:t>
      </w:r>
      <w:r w:rsidR="00D7186C" w:rsidRPr="006A738C">
        <w:rPr>
          <w:color w:val="000000"/>
        </w:rPr>
        <w:t xml:space="preserve">. </w:t>
      </w:r>
    </w:p>
    <w:p w14:paraId="529C2389" w14:textId="77777777" w:rsidR="002039AF" w:rsidRPr="006A738C" w:rsidRDefault="002039AF" w:rsidP="00B9061B">
      <w:pPr>
        <w:spacing w:line="480" w:lineRule="auto"/>
        <w:jc w:val="center"/>
        <w:rPr>
          <w:color w:val="000000"/>
        </w:rPr>
      </w:pPr>
      <w:r w:rsidRPr="006A738C">
        <w:rPr>
          <w:noProof/>
          <w:color w:val="000000"/>
        </w:rPr>
        <w:lastRenderedPageBreak/>
        <w:drawing>
          <wp:inline distT="0" distB="0" distL="0" distR="0" wp14:anchorId="2C7A4EEE" wp14:editId="6B32BC2D">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2987C8A" w14:textId="3866F889" w:rsidR="009A76ED" w:rsidRPr="006A738C" w:rsidRDefault="002039AF" w:rsidP="00B9061B">
      <w:pPr>
        <w:spacing w:line="480" w:lineRule="auto"/>
        <w:rPr>
          <w:color w:val="000000"/>
        </w:rPr>
      </w:pPr>
      <w:r w:rsidRPr="006A738C">
        <w:rPr>
          <w:b/>
        </w:rPr>
        <w:t>Figure 3.</w:t>
      </w:r>
      <w:r w:rsidRPr="006A738C">
        <w:t xml:space="preserve"> Taxonomic specificity of amplification using the </w:t>
      </w:r>
      <w:r w:rsidR="00AF667E">
        <w:rPr>
          <w:i/>
          <w:iCs/>
        </w:rPr>
        <w:t>rps10</w:t>
      </w:r>
      <w:r w:rsidRPr="006A738C">
        <w:t xml:space="preserve"> and </w:t>
      </w:r>
      <w:r w:rsidR="00AF667E">
        <w:rPr>
          <w:iCs/>
        </w:rPr>
        <w:t>ITS1</w:t>
      </w:r>
      <w:r w:rsidRPr="006A738C">
        <w:t xml:space="preserve"> methods based on environmental samples. Counts of </w:t>
      </w:r>
      <w:r w:rsidR="00A903DD">
        <w:t xml:space="preserve">read, </w:t>
      </w:r>
      <w:r w:rsidRPr="006A738C">
        <w:t xml:space="preserve">amplified sequence variants (ASVs), </w:t>
      </w:r>
      <w:r w:rsidR="00DA6042">
        <w:t xml:space="preserve">and </w:t>
      </w:r>
      <w:r w:rsidRPr="006A738C">
        <w:t>operational taxonomic units (OTUs)</w:t>
      </w:r>
      <w:r w:rsidR="00DA6042">
        <w:t xml:space="preserve"> </w:t>
      </w:r>
      <w:r w:rsidRPr="006A738C">
        <w:t>from a variety of environmental samples grouped into soil, water, and plant tissue samples</w:t>
      </w:r>
      <w:r w:rsidR="00DA6042">
        <w:t xml:space="preserve"> are shown</w:t>
      </w:r>
      <w:r w:rsidRPr="006A738C">
        <w:t xml:space="preserve">. </w:t>
      </w:r>
      <w:r w:rsidR="000D41A0">
        <w:t xml:space="preserve">Here, </w:t>
      </w:r>
      <w:r w:rsidRPr="006A738C">
        <w:t>ASV sequences were given a taxonomic assignment based on BLAST searches against the NCBI nucleotide</w:t>
      </w:r>
      <w:r w:rsidR="00A5429F" w:rsidRPr="006A738C">
        <w:t xml:space="preserve"> database.</w:t>
      </w:r>
    </w:p>
    <w:p w14:paraId="1C5290F6" w14:textId="77777777" w:rsidR="009A76ED" w:rsidRPr="006A738C" w:rsidRDefault="009A76ED" w:rsidP="00B9061B">
      <w:pPr>
        <w:spacing w:line="480" w:lineRule="auto"/>
      </w:pPr>
      <w:r w:rsidRPr="006A738C">
        <w:rPr>
          <w:noProof/>
        </w:rPr>
        <w:lastRenderedPageBreak/>
        <w:drawing>
          <wp:inline distT="114300" distB="114300" distL="114300" distR="114300" wp14:anchorId="7A77BBB4" wp14:editId="5E68E931">
            <wp:extent cx="5734048" cy="4095748"/>
            <wp:effectExtent l="0" t="0" r="635" b="635"/>
            <wp:docPr id="17" name="image3.jpg"/>
            <wp:cNvGraphicFramePr/>
            <a:graphic xmlns:a="http://schemas.openxmlformats.org/drawingml/2006/main">
              <a:graphicData uri="http://schemas.openxmlformats.org/drawingml/2006/picture">
                <pic:pic xmlns:pic="http://schemas.openxmlformats.org/drawingml/2006/picture">
                  <pic:nvPicPr>
                    <pic:cNvPr id="17" name="image3.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734048" cy="4095748"/>
                    </a:xfrm>
                    <a:prstGeom prst="rect">
                      <a:avLst/>
                    </a:prstGeom>
                    <a:ln/>
                  </pic:spPr>
                </pic:pic>
              </a:graphicData>
            </a:graphic>
          </wp:inline>
        </w:drawing>
      </w:r>
    </w:p>
    <w:p w14:paraId="66BB6F8A" w14:textId="714BBE2D" w:rsidR="009A76ED" w:rsidRPr="006A738C" w:rsidRDefault="009A76ED" w:rsidP="00B9061B">
      <w:pPr>
        <w:spacing w:line="480" w:lineRule="auto"/>
        <w:rPr>
          <w:color w:val="000000"/>
        </w:rPr>
      </w:pPr>
      <w:r w:rsidRPr="006A738C">
        <w:rPr>
          <w:b/>
        </w:rPr>
        <w:t>Figure 4.</w:t>
      </w:r>
      <w:r w:rsidRPr="006A738C">
        <w:t xml:space="preserve"> Taxonomic resolution of the </w:t>
      </w:r>
      <w:r w:rsidRPr="006A738C">
        <w:rPr>
          <w:i/>
          <w:iCs/>
        </w:rPr>
        <w:t>rps10</w:t>
      </w:r>
      <w:r w:rsidRPr="006A738C">
        <w:t xml:space="preserve"> (green) and ITS1 (blue) barcodes. We evaluated the number of base pair differences to the most similar species based on pairwise alignments of predicted amplicons. (A) Distribution of the number of base pair differences </w:t>
      </w:r>
      <w:r w:rsidR="00C01F1F" w:rsidRPr="006A738C">
        <w:t>between</w:t>
      </w:r>
      <w:r w:rsidRPr="006A738C">
        <w:t xml:space="preserve"> the most similar species. (B) Number of polymorphic sites differentiating the most similar species. Zero differences for a species mean there is at least one other species predicted to have an identical amplicon sequence. Only sequences for species present in both databases are included.</w:t>
      </w:r>
    </w:p>
    <w:p w14:paraId="77C9CD8F" w14:textId="12C2D1D9" w:rsidR="00E10558" w:rsidRPr="006A738C" w:rsidRDefault="00D712D8" w:rsidP="00B9061B">
      <w:pPr>
        <w:spacing w:line="480" w:lineRule="auto"/>
        <w:rPr>
          <w:color w:val="000000"/>
        </w:rPr>
      </w:pPr>
      <w:r w:rsidRPr="006A738C">
        <w:rPr>
          <w:noProof/>
        </w:rPr>
        <w:lastRenderedPageBreak/>
        <w:drawing>
          <wp:inline distT="0" distB="0" distL="0" distR="0" wp14:anchorId="79DBC18B" wp14:editId="7E9CF49E">
            <wp:extent cx="5579101" cy="9101138"/>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101" cy="9101138"/>
                    </a:xfrm>
                    <a:prstGeom prst="rect">
                      <a:avLst/>
                    </a:prstGeom>
                  </pic:spPr>
                </pic:pic>
              </a:graphicData>
            </a:graphic>
          </wp:inline>
        </w:drawing>
      </w:r>
      <w:r w:rsidRPr="006A738C">
        <w:rPr>
          <w:b/>
        </w:rPr>
        <w:t xml:space="preserve"> </w:t>
      </w:r>
      <w:r w:rsidRPr="006A738C">
        <w:rPr>
          <w:b/>
        </w:rPr>
        <w:lastRenderedPageBreak/>
        <w:t xml:space="preserve">Figure </w:t>
      </w:r>
      <w:r w:rsidR="00751864" w:rsidRPr="006A738C">
        <w:rPr>
          <w:b/>
        </w:rPr>
        <w:t>5</w:t>
      </w:r>
      <w:r w:rsidRPr="006A738C">
        <w:rPr>
          <w:b/>
        </w:rPr>
        <w:t>.</w:t>
      </w:r>
      <w:r w:rsidRPr="006A738C">
        <w:t xml:space="preserve"> Multiple sequence alignments of the region predicted to be amplified by </w:t>
      </w:r>
      <w:r w:rsidR="006222D5">
        <w:t xml:space="preserve">the </w:t>
      </w:r>
      <w:r w:rsidR="006222D5">
        <w:rPr>
          <w:i/>
          <w:iCs/>
        </w:rPr>
        <w:t>rps10</w:t>
      </w:r>
      <w:r w:rsidR="006222D5">
        <w:t xml:space="preserve"> or ITS1</w:t>
      </w:r>
      <w:r w:rsidRPr="006A738C">
        <w:t xml:space="preserve"> method, not including the primer binding sites. The sequences used represent the subset of species present in both reference databases. The sequences are ordered vertically based on a neighbor-joining tree. Along the top of each alignment is a bar chart representing the proportion of sequences matching the consensus sequence at each alignment position</w:t>
      </w:r>
      <w:r w:rsidR="00C01F1F" w:rsidRPr="006A738C">
        <w:t>.</w:t>
      </w:r>
      <w:r w:rsidR="006222D5">
        <w:t xml:space="preserve"> Gray blocks are gaps in the alignment. </w:t>
      </w:r>
      <w:r w:rsidR="00E10558" w:rsidRPr="006A738C">
        <w:br w:type="page"/>
      </w:r>
    </w:p>
    <w:p w14:paraId="4FE9C27C" w14:textId="77777777" w:rsidR="00EA139F" w:rsidRPr="006A738C" w:rsidRDefault="00EA139F" w:rsidP="009F0723">
      <w:pPr>
        <w:spacing w:line="360" w:lineRule="auto"/>
        <w:rPr>
          <w:b/>
        </w:rPr>
        <w:sectPr w:rsidR="00EA139F" w:rsidRPr="006A738C" w:rsidSect="00661F0B">
          <w:pgSz w:w="11906" w:h="16838"/>
          <w:pgMar w:top="1701" w:right="1418" w:bottom="1701" w:left="1418" w:header="720" w:footer="720" w:gutter="0"/>
          <w:lnNumType w:countBy="1" w:restart="continuous"/>
          <w:pgNumType w:start="1"/>
          <w:cols w:space="720"/>
          <w:titlePg/>
        </w:sectPr>
      </w:pPr>
    </w:p>
    <w:p w14:paraId="06632A10" w14:textId="77777777" w:rsidR="00BF382D" w:rsidRPr="006A738C" w:rsidRDefault="00BF382D" w:rsidP="00BF382D">
      <w:pPr>
        <w:spacing w:line="360" w:lineRule="auto"/>
        <w:rPr>
          <w:b/>
          <w:bCs/>
        </w:rPr>
      </w:pPr>
      <w:r w:rsidRPr="006A738C">
        <w:rPr>
          <w:b/>
          <w:bCs/>
        </w:rPr>
        <w:lastRenderedPageBreak/>
        <w:t>Supporting Information</w:t>
      </w:r>
    </w:p>
    <w:p w14:paraId="05411B90" w14:textId="77777777" w:rsidR="00BF382D" w:rsidRPr="006A738C" w:rsidRDefault="00BF382D" w:rsidP="009F0723">
      <w:pPr>
        <w:spacing w:line="360" w:lineRule="auto"/>
        <w:rPr>
          <w:b/>
        </w:rPr>
      </w:pPr>
    </w:p>
    <w:p w14:paraId="043441D5" w14:textId="2F93B2E8" w:rsidR="00B50E1C" w:rsidRPr="006A738C" w:rsidRDefault="00B50E1C" w:rsidP="009F0723">
      <w:pPr>
        <w:spacing w:line="360" w:lineRule="auto"/>
        <w:rPr>
          <w:bCs/>
        </w:rPr>
      </w:pPr>
      <w:r w:rsidRPr="006A738C">
        <w:rPr>
          <w:b/>
        </w:rPr>
        <w:t xml:space="preserve">Table </w:t>
      </w:r>
      <w:r w:rsidR="00BF382D" w:rsidRPr="006A738C">
        <w:rPr>
          <w:b/>
        </w:rPr>
        <w:t>S</w:t>
      </w:r>
      <w:r w:rsidR="00784E84" w:rsidRPr="006A738C">
        <w:rPr>
          <w:b/>
        </w:rPr>
        <w:t>1</w:t>
      </w:r>
      <w:r w:rsidRPr="006A738C">
        <w:rPr>
          <w:b/>
        </w:rPr>
        <w:t>.</w:t>
      </w:r>
      <w:r w:rsidRPr="006A738C">
        <w:rPr>
          <w:bCs/>
        </w:rPr>
        <w:t xml:space="preserve"> </w:t>
      </w:r>
      <w:r w:rsidR="00A4660B" w:rsidRPr="006A738C">
        <w:rPr>
          <w:bCs/>
        </w:rPr>
        <w:t>List of species included in the m</w:t>
      </w:r>
      <w:r w:rsidRPr="006A738C">
        <w:rPr>
          <w:bCs/>
        </w:rPr>
        <w:t>ock community</w:t>
      </w:r>
      <w:r w:rsidR="00A4660B" w:rsidRPr="006A738C">
        <w:rPr>
          <w:bCs/>
        </w:rPr>
        <w:t>.</w:t>
      </w:r>
      <w:r w:rsidRPr="006A738C">
        <w:rPr>
          <w:bCs/>
        </w:rPr>
        <w:t xml:space="preserve"> </w:t>
      </w:r>
      <w:r w:rsidR="00A4660B" w:rsidRPr="006A738C">
        <w:rPr>
          <w:bCs/>
        </w:rPr>
        <w:t>Table includes final DNA concentration in the mock community, isolate name, growth medium</w:t>
      </w:r>
      <w:r w:rsidR="00C03C9B" w:rsidRPr="006A738C">
        <w:rPr>
          <w:bCs/>
        </w:rPr>
        <w:t>,</w:t>
      </w:r>
      <w:r w:rsidR="00A4660B" w:rsidRPr="006A738C">
        <w:rPr>
          <w:bCs/>
        </w:rPr>
        <w:t xml:space="preserve"> and DNA extraction method. </w:t>
      </w:r>
    </w:p>
    <w:tbl>
      <w:tblPr>
        <w:tblW w:w="12199" w:type="dxa"/>
        <w:tblLook w:val="04A0" w:firstRow="1" w:lastRow="0" w:firstColumn="1" w:lastColumn="0" w:noHBand="0" w:noVBand="1"/>
      </w:tblPr>
      <w:tblGrid>
        <w:gridCol w:w="3060"/>
        <w:gridCol w:w="1890"/>
        <w:gridCol w:w="1426"/>
        <w:gridCol w:w="1980"/>
        <w:gridCol w:w="3843"/>
      </w:tblGrid>
      <w:tr w:rsidR="00E43A34" w:rsidRPr="006A738C" w14:paraId="02E21A98" w14:textId="77777777" w:rsidTr="003940EB">
        <w:trPr>
          <w:trHeight w:val="300"/>
        </w:trPr>
        <w:tc>
          <w:tcPr>
            <w:tcW w:w="3060" w:type="dxa"/>
            <w:tcBorders>
              <w:top w:val="single" w:sz="4" w:space="0" w:color="000000"/>
              <w:left w:val="nil"/>
              <w:bottom w:val="single" w:sz="4" w:space="0" w:color="000000"/>
              <w:right w:val="nil"/>
            </w:tcBorders>
            <w:shd w:val="clear" w:color="auto" w:fill="auto"/>
            <w:noWrap/>
            <w:vAlign w:val="bottom"/>
            <w:hideMark/>
          </w:tcPr>
          <w:p w14:paraId="4EF1FCDB" w14:textId="77777777" w:rsidR="00E43A34" w:rsidRPr="006A738C" w:rsidRDefault="00E43A34" w:rsidP="009F0723">
            <w:pPr>
              <w:spacing w:line="360" w:lineRule="auto"/>
              <w:rPr>
                <w:b/>
                <w:bCs/>
                <w:color w:val="000000"/>
              </w:rPr>
            </w:pPr>
            <w:r w:rsidRPr="006A738C">
              <w:rPr>
                <w:b/>
                <w:bCs/>
                <w:color w:val="000000"/>
              </w:rPr>
              <w:t>Species</w:t>
            </w:r>
          </w:p>
        </w:tc>
        <w:tc>
          <w:tcPr>
            <w:tcW w:w="1890" w:type="dxa"/>
            <w:tcBorders>
              <w:top w:val="single" w:sz="4" w:space="0" w:color="000000"/>
              <w:left w:val="nil"/>
              <w:bottom w:val="single" w:sz="4" w:space="0" w:color="000000"/>
              <w:right w:val="nil"/>
            </w:tcBorders>
            <w:shd w:val="clear" w:color="auto" w:fill="auto"/>
            <w:noWrap/>
            <w:vAlign w:val="bottom"/>
            <w:hideMark/>
          </w:tcPr>
          <w:p w14:paraId="347E4D47" w14:textId="0B8D9F59" w:rsidR="00E43A34" w:rsidRPr="006A738C" w:rsidRDefault="009276EB" w:rsidP="003940EB">
            <w:pPr>
              <w:spacing w:line="360" w:lineRule="auto"/>
              <w:jc w:val="center"/>
              <w:rPr>
                <w:b/>
                <w:bCs/>
                <w:color w:val="000000"/>
              </w:rPr>
            </w:pPr>
            <w:r w:rsidRPr="006A738C">
              <w:rPr>
                <w:b/>
                <w:bCs/>
                <w:color w:val="000000"/>
              </w:rPr>
              <w:t>Concentration (ng/</w:t>
            </w:r>
            <w:r w:rsidRPr="006A738C">
              <w:rPr>
                <w:b/>
                <w:bCs/>
              </w:rPr>
              <w:t>µL)</w:t>
            </w:r>
          </w:p>
        </w:tc>
        <w:tc>
          <w:tcPr>
            <w:tcW w:w="1426" w:type="dxa"/>
            <w:tcBorders>
              <w:top w:val="single" w:sz="4" w:space="0" w:color="000000"/>
              <w:left w:val="nil"/>
              <w:bottom w:val="single" w:sz="4" w:space="0" w:color="000000"/>
              <w:right w:val="nil"/>
            </w:tcBorders>
            <w:shd w:val="clear" w:color="auto" w:fill="auto"/>
            <w:noWrap/>
            <w:vAlign w:val="bottom"/>
            <w:hideMark/>
          </w:tcPr>
          <w:p w14:paraId="6C676FF6" w14:textId="386DA248" w:rsidR="00E43A34" w:rsidRPr="006A738C" w:rsidRDefault="00C6359A" w:rsidP="009F0723">
            <w:pPr>
              <w:spacing w:line="360" w:lineRule="auto"/>
              <w:rPr>
                <w:b/>
                <w:bCs/>
                <w:color w:val="000000"/>
              </w:rPr>
            </w:pPr>
            <w:r w:rsidRPr="006A738C">
              <w:rPr>
                <w:b/>
                <w:bCs/>
                <w:color w:val="000000"/>
              </w:rPr>
              <w:t>Isolate</w:t>
            </w:r>
          </w:p>
        </w:tc>
        <w:tc>
          <w:tcPr>
            <w:tcW w:w="1980" w:type="dxa"/>
            <w:tcBorders>
              <w:top w:val="single" w:sz="4" w:space="0" w:color="000000"/>
              <w:left w:val="nil"/>
              <w:bottom w:val="single" w:sz="4" w:space="0" w:color="000000"/>
              <w:right w:val="nil"/>
            </w:tcBorders>
            <w:shd w:val="clear" w:color="auto" w:fill="auto"/>
            <w:noWrap/>
            <w:vAlign w:val="bottom"/>
            <w:hideMark/>
          </w:tcPr>
          <w:p w14:paraId="573F2208" w14:textId="77777777" w:rsidR="00E43A34" w:rsidRPr="006A738C" w:rsidRDefault="00E43A34" w:rsidP="009F0723">
            <w:pPr>
              <w:spacing w:line="360" w:lineRule="auto"/>
              <w:rPr>
                <w:b/>
                <w:bCs/>
                <w:color w:val="000000"/>
              </w:rPr>
            </w:pPr>
            <w:r w:rsidRPr="006A738C">
              <w:rPr>
                <w:b/>
                <w:bCs/>
                <w:color w:val="000000"/>
              </w:rPr>
              <w:t>Growth Medium</w:t>
            </w:r>
          </w:p>
        </w:tc>
        <w:tc>
          <w:tcPr>
            <w:tcW w:w="3843" w:type="dxa"/>
            <w:tcBorders>
              <w:top w:val="single" w:sz="4" w:space="0" w:color="000000"/>
              <w:left w:val="nil"/>
              <w:bottom w:val="single" w:sz="4" w:space="0" w:color="000000"/>
              <w:right w:val="nil"/>
            </w:tcBorders>
            <w:shd w:val="clear" w:color="auto" w:fill="auto"/>
            <w:noWrap/>
            <w:vAlign w:val="bottom"/>
            <w:hideMark/>
          </w:tcPr>
          <w:p w14:paraId="2C097BE0" w14:textId="77777777" w:rsidR="00E43A34" w:rsidRPr="006A738C" w:rsidRDefault="00E43A34" w:rsidP="009F0723">
            <w:pPr>
              <w:spacing w:line="360" w:lineRule="auto"/>
              <w:rPr>
                <w:b/>
                <w:bCs/>
                <w:color w:val="000000"/>
              </w:rPr>
            </w:pPr>
            <w:r w:rsidRPr="006A738C">
              <w:rPr>
                <w:b/>
                <w:bCs/>
                <w:color w:val="000000"/>
              </w:rPr>
              <w:t>Extraction Method</w:t>
            </w:r>
          </w:p>
        </w:tc>
      </w:tr>
      <w:tr w:rsidR="00E43A34" w:rsidRPr="006A738C" w14:paraId="77B336A3" w14:textId="77777777" w:rsidTr="003940EB">
        <w:trPr>
          <w:trHeight w:val="300"/>
        </w:trPr>
        <w:tc>
          <w:tcPr>
            <w:tcW w:w="3060" w:type="dxa"/>
            <w:tcBorders>
              <w:top w:val="nil"/>
              <w:left w:val="nil"/>
              <w:bottom w:val="nil"/>
              <w:right w:val="nil"/>
            </w:tcBorders>
            <w:shd w:val="clear" w:color="D9D9D9" w:fill="D9D9D9"/>
            <w:noWrap/>
            <w:vAlign w:val="bottom"/>
            <w:hideMark/>
          </w:tcPr>
          <w:p w14:paraId="3722E102" w14:textId="77777777" w:rsidR="00E43A34" w:rsidRPr="006A738C" w:rsidRDefault="00E43A34" w:rsidP="009F0723">
            <w:pPr>
              <w:spacing w:line="360" w:lineRule="auto"/>
              <w:rPr>
                <w:i/>
                <w:iCs/>
                <w:color w:val="000000"/>
              </w:rPr>
            </w:pPr>
            <w:r w:rsidRPr="006A738C">
              <w:rPr>
                <w:i/>
                <w:iCs/>
                <w:color w:val="000000"/>
              </w:rPr>
              <w:t>Aphanomyces euteiches</w:t>
            </w:r>
          </w:p>
        </w:tc>
        <w:tc>
          <w:tcPr>
            <w:tcW w:w="1890" w:type="dxa"/>
            <w:tcBorders>
              <w:top w:val="nil"/>
              <w:left w:val="nil"/>
              <w:bottom w:val="nil"/>
              <w:right w:val="nil"/>
            </w:tcBorders>
            <w:shd w:val="clear" w:color="D9D9D9" w:fill="D9D9D9"/>
            <w:noWrap/>
            <w:vAlign w:val="bottom"/>
            <w:hideMark/>
          </w:tcPr>
          <w:p w14:paraId="501ECE83"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8E55EB1" w14:textId="77777777" w:rsidR="00E43A34" w:rsidRPr="006A738C" w:rsidRDefault="00E43A34" w:rsidP="009F0723">
            <w:pPr>
              <w:spacing w:line="360" w:lineRule="auto"/>
              <w:rPr>
                <w:color w:val="000000"/>
              </w:rPr>
            </w:pPr>
            <w:r w:rsidRPr="006A738C">
              <w:rPr>
                <w:color w:val="000000"/>
              </w:rPr>
              <w:t>MER4</w:t>
            </w:r>
          </w:p>
        </w:tc>
        <w:tc>
          <w:tcPr>
            <w:tcW w:w="1980" w:type="dxa"/>
            <w:tcBorders>
              <w:top w:val="nil"/>
              <w:left w:val="nil"/>
              <w:bottom w:val="nil"/>
              <w:right w:val="nil"/>
            </w:tcBorders>
            <w:shd w:val="clear" w:color="D9D9D9" w:fill="D9D9D9"/>
            <w:noWrap/>
            <w:vAlign w:val="bottom"/>
            <w:hideMark/>
          </w:tcPr>
          <w:p w14:paraId="226E83BF" w14:textId="77777777" w:rsidR="00E43A34" w:rsidRPr="006A738C" w:rsidRDefault="00E43A34" w:rsidP="009F0723">
            <w:pPr>
              <w:spacing w:line="360" w:lineRule="auto"/>
              <w:rPr>
                <w:color w:val="000000"/>
              </w:rPr>
            </w:pPr>
            <w:r w:rsidRPr="006A738C">
              <w:rPr>
                <w:color w:val="000000"/>
              </w:rPr>
              <w:t>CMA</w:t>
            </w:r>
          </w:p>
        </w:tc>
        <w:tc>
          <w:tcPr>
            <w:tcW w:w="3843" w:type="dxa"/>
            <w:tcBorders>
              <w:top w:val="nil"/>
              <w:left w:val="nil"/>
              <w:bottom w:val="nil"/>
              <w:right w:val="nil"/>
            </w:tcBorders>
            <w:shd w:val="clear" w:color="D9D9D9" w:fill="D9D9D9"/>
            <w:noWrap/>
            <w:vAlign w:val="bottom"/>
            <w:hideMark/>
          </w:tcPr>
          <w:p w14:paraId="04C0E8E4" w14:textId="77777777" w:rsidR="00E43A34" w:rsidRPr="006A738C" w:rsidRDefault="00E43A34" w:rsidP="009F0723">
            <w:pPr>
              <w:spacing w:line="360" w:lineRule="auto"/>
              <w:rPr>
                <w:color w:val="000000"/>
              </w:rPr>
            </w:pPr>
            <w:r w:rsidRPr="006A738C">
              <w:rPr>
                <w:color w:val="000000"/>
              </w:rPr>
              <w:t>MPBio FastDNA</w:t>
            </w:r>
          </w:p>
        </w:tc>
      </w:tr>
      <w:tr w:rsidR="00E43A34" w:rsidRPr="006A738C" w14:paraId="49A2C789" w14:textId="77777777" w:rsidTr="003940EB">
        <w:trPr>
          <w:trHeight w:val="300"/>
        </w:trPr>
        <w:tc>
          <w:tcPr>
            <w:tcW w:w="3060" w:type="dxa"/>
            <w:tcBorders>
              <w:top w:val="nil"/>
              <w:left w:val="nil"/>
              <w:bottom w:val="nil"/>
              <w:right w:val="nil"/>
            </w:tcBorders>
            <w:shd w:val="clear" w:color="auto" w:fill="auto"/>
            <w:noWrap/>
            <w:vAlign w:val="bottom"/>
            <w:hideMark/>
          </w:tcPr>
          <w:p w14:paraId="3143F3D1" w14:textId="77777777" w:rsidR="00E43A34" w:rsidRPr="006A738C" w:rsidRDefault="00E43A34" w:rsidP="009F0723">
            <w:pPr>
              <w:spacing w:line="360" w:lineRule="auto"/>
              <w:rPr>
                <w:i/>
                <w:iCs/>
                <w:color w:val="000000"/>
              </w:rPr>
            </w:pPr>
            <w:r w:rsidRPr="006A738C">
              <w:rPr>
                <w:i/>
                <w:iCs/>
                <w:color w:val="000000"/>
              </w:rPr>
              <w:t>Peronospora effusa</w:t>
            </w:r>
          </w:p>
        </w:tc>
        <w:tc>
          <w:tcPr>
            <w:tcW w:w="1890" w:type="dxa"/>
            <w:tcBorders>
              <w:top w:val="nil"/>
              <w:left w:val="nil"/>
              <w:bottom w:val="nil"/>
              <w:right w:val="nil"/>
            </w:tcBorders>
            <w:shd w:val="clear" w:color="auto" w:fill="auto"/>
            <w:noWrap/>
            <w:vAlign w:val="bottom"/>
            <w:hideMark/>
          </w:tcPr>
          <w:p w14:paraId="16ED624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BE03754" w14:textId="77777777" w:rsidR="00E43A34" w:rsidRPr="006A738C" w:rsidRDefault="00E43A34" w:rsidP="009F0723">
            <w:pPr>
              <w:spacing w:line="360" w:lineRule="auto"/>
              <w:rPr>
                <w:color w:val="000000"/>
              </w:rPr>
            </w:pPr>
            <w:r w:rsidRPr="006A738C">
              <w:rPr>
                <w:color w:val="000000"/>
              </w:rPr>
              <w:t>n/a</w:t>
            </w:r>
          </w:p>
        </w:tc>
        <w:tc>
          <w:tcPr>
            <w:tcW w:w="1980" w:type="dxa"/>
            <w:tcBorders>
              <w:top w:val="nil"/>
              <w:left w:val="nil"/>
              <w:bottom w:val="nil"/>
              <w:right w:val="nil"/>
            </w:tcBorders>
            <w:shd w:val="clear" w:color="auto" w:fill="auto"/>
            <w:noWrap/>
            <w:vAlign w:val="bottom"/>
            <w:hideMark/>
          </w:tcPr>
          <w:p w14:paraId="53B75CD1" w14:textId="77777777" w:rsidR="00E43A34" w:rsidRPr="006A738C" w:rsidRDefault="00E43A34" w:rsidP="009F0723">
            <w:pPr>
              <w:spacing w:line="360" w:lineRule="auto"/>
              <w:rPr>
                <w:i/>
                <w:iCs/>
                <w:color w:val="000000"/>
              </w:rPr>
            </w:pPr>
            <w:r w:rsidRPr="006A738C">
              <w:rPr>
                <w:i/>
                <w:iCs/>
                <w:color w:val="000000"/>
              </w:rPr>
              <w:t>Spinacia oleracea</w:t>
            </w:r>
          </w:p>
        </w:tc>
        <w:tc>
          <w:tcPr>
            <w:tcW w:w="3843" w:type="dxa"/>
            <w:tcBorders>
              <w:top w:val="nil"/>
              <w:left w:val="nil"/>
              <w:bottom w:val="nil"/>
              <w:right w:val="nil"/>
            </w:tcBorders>
            <w:shd w:val="clear" w:color="auto" w:fill="auto"/>
            <w:noWrap/>
            <w:vAlign w:val="bottom"/>
            <w:hideMark/>
          </w:tcPr>
          <w:p w14:paraId="3C70ACD2" w14:textId="77777777" w:rsidR="00E43A34" w:rsidRPr="006A738C" w:rsidRDefault="00E43A34" w:rsidP="009F0723">
            <w:pPr>
              <w:spacing w:line="360" w:lineRule="auto"/>
              <w:rPr>
                <w:color w:val="000000"/>
              </w:rPr>
            </w:pPr>
            <w:r w:rsidRPr="006A738C">
              <w:rPr>
                <w:color w:val="000000"/>
              </w:rPr>
              <w:t>Macherey-Nagel NucleoSpin Plant II</w:t>
            </w:r>
          </w:p>
        </w:tc>
      </w:tr>
      <w:tr w:rsidR="00E43A34" w:rsidRPr="006A738C" w14:paraId="3836EBE0" w14:textId="77777777" w:rsidTr="003940EB">
        <w:trPr>
          <w:trHeight w:val="300"/>
        </w:trPr>
        <w:tc>
          <w:tcPr>
            <w:tcW w:w="3060" w:type="dxa"/>
            <w:tcBorders>
              <w:top w:val="nil"/>
              <w:left w:val="nil"/>
              <w:bottom w:val="nil"/>
              <w:right w:val="nil"/>
            </w:tcBorders>
            <w:shd w:val="clear" w:color="D9D9D9" w:fill="D9D9D9"/>
            <w:noWrap/>
            <w:vAlign w:val="bottom"/>
            <w:hideMark/>
          </w:tcPr>
          <w:p w14:paraId="04CDA50B" w14:textId="77777777" w:rsidR="00E43A34" w:rsidRPr="006A738C" w:rsidRDefault="00E43A34" w:rsidP="009F0723">
            <w:pPr>
              <w:spacing w:line="360" w:lineRule="auto"/>
              <w:rPr>
                <w:i/>
                <w:iCs/>
                <w:color w:val="000000"/>
              </w:rPr>
            </w:pPr>
            <w:r w:rsidRPr="006A738C">
              <w:rPr>
                <w:i/>
                <w:iCs/>
                <w:color w:val="000000"/>
              </w:rPr>
              <w:t>Peronospora schachtii</w:t>
            </w:r>
          </w:p>
        </w:tc>
        <w:tc>
          <w:tcPr>
            <w:tcW w:w="1890" w:type="dxa"/>
            <w:tcBorders>
              <w:top w:val="nil"/>
              <w:left w:val="nil"/>
              <w:bottom w:val="nil"/>
              <w:right w:val="nil"/>
            </w:tcBorders>
            <w:shd w:val="clear" w:color="D9D9D9" w:fill="D9D9D9"/>
            <w:noWrap/>
            <w:vAlign w:val="bottom"/>
            <w:hideMark/>
          </w:tcPr>
          <w:p w14:paraId="60415B67"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65C7867" w14:textId="77777777" w:rsidR="00E43A34" w:rsidRPr="006A738C" w:rsidRDefault="00E43A34" w:rsidP="009F0723">
            <w:pPr>
              <w:spacing w:line="360" w:lineRule="auto"/>
              <w:rPr>
                <w:color w:val="000000"/>
              </w:rPr>
            </w:pPr>
            <w:r w:rsidRPr="006A738C">
              <w:rPr>
                <w:color w:val="000000"/>
              </w:rPr>
              <w:t>n/a</w:t>
            </w:r>
          </w:p>
        </w:tc>
        <w:tc>
          <w:tcPr>
            <w:tcW w:w="1980" w:type="dxa"/>
            <w:tcBorders>
              <w:top w:val="nil"/>
              <w:left w:val="nil"/>
              <w:bottom w:val="nil"/>
              <w:right w:val="nil"/>
            </w:tcBorders>
            <w:shd w:val="clear" w:color="D9D9D9" w:fill="D9D9D9"/>
            <w:noWrap/>
            <w:vAlign w:val="bottom"/>
            <w:hideMark/>
          </w:tcPr>
          <w:p w14:paraId="6483D62A" w14:textId="77777777" w:rsidR="00E43A34" w:rsidRPr="006A738C" w:rsidRDefault="00E43A34" w:rsidP="009F0723">
            <w:pPr>
              <w:spacing w:line="360" w:lineRule="auto"/>
              <w:rPr>
                <w:i/>
                <w:iCs/>
                <w:color w:val="000000"/>
              </w:rPr>
            </w:pPr>
            <w:r w:rsidRPr="006A738C">
              <w:rPr>
                <w:i/>
                <w:iCs/>
                <w:color w:val="000000"/>
              </w:rPr>
              <w:t>Spinacia oleracea</w:t>
            </w:r>
          </w:p>
        </w:tc>
        <w:tc>
          <w:tcPr>
            <w:tcW w:w="3843" w:type="dxa"/>
            <w:tcBorders>
              <w:top w:val="nil"/>
              <w:left w:val="nil"/>
              <w:bottom w:val="nil"/>
              <w:right w:val="nil"/>
            </w:tcBorders>
            <w:shd w:val="clear" w:color="D9D9D9" w:fill="D9D9D9"/>
            <w:noWrap/>
            <w:vAlign w:val="bottom"/>
            <w:hideMark/>
          </w:tcPr>
          <w:p w14:paraId="30BC05CA" w14:textId="77777777" w:rsidR="00E43A34" w:rsidRPr="006A738C" w:rsidRDefault="00E43A34" w:rsidP="009F0723">
            <w:pPr>
              <w:spacing w:line="360" w:lineRule="auto"/>
              <w:rPr>
                <w:color w:val="000000"/>
              </w:rPr>
            </w:pPr>
            <w:r w:rsidRPr="006A738C">
              <w:rPr>
                <w:color w:val="000000"/>
              </w:rPr>
              <w:t>Macherey-Nagel NucleoSpin Plant II</w:t>
            </w:r>
          </w:p>
        </w:tc>
      </w:tr>
      <w:tr w:rsidR="00E43A34" w:rsidRPr="006A738C" w14:paraId="234844DB" w14:textId="77777777" w:rsidTr="003940EB">
        <w:trPr>
          <w:trHeight w:val="300"/>
        </w:trPr>
        <w:tc>
          <w:tcPr>
            <w:tcW w:w="3060" w:type="dxa"/>
            <w:tcBorders>
              <w:top w:val="nil"/>
              <w:left w:val="nil"/>
              <w:bottom w:val="nil"/>
              <w:right w:val="nil"/>
            </w:tcBorders>
            <w:shd w:val="clear" w:color="auto" w:fill="auto"/>
            <w:noWrap/>
            <w:vAlign w:val="bottom"/>
            <w:hideMark/>
          </w:tcPr>
          <w:p w14:paraId="2E03D3E2" w14:textId="77777777" w:rsidR="00E43A34" w:rsidRPr="006A738C" w:rsidRDefault="00E43A34" w:rsidP="009F0723">
            <w:pPr>
              <w:spacing w:line="360" w:lineRule="auto"/>
              <w:rPr>
                <w:i/>
                <w:iCs/>
                <w:color w:val="000000"/>
              </w:rPr>
            </w:pPr>
            <w:r w:rsidRPr="006A738C">
              <w:rPr>
                <w:i/>
                <w:iCs/>
                <w:color w:val="000000"/>
              </w:rPr>
              <w:t>Phytopythium citrinum</w:t>
            </w:r>
          </w:p>
        </w:tc>
        <w:tc>
          <w:tcPr>
            <w:tcW w:w="1890" w:type="dxa"/>
            <w:tcBorders>
              <w:top w:val="nil"/>
              <w:left w:val="nil"/>
              <w:bottom w:val="nil"/>
              <w:right w:val="nil"/>
            </w:tcBorders>
            <w:shd w:val="clear" w:color="auto" w:fill="auto"/>
            <w:noWrap/>
            <w:vAlign w:val="bottom"/>
            <w:hideMark/>
          </w:tcPr>
          <w:p w14:paraId="63E440F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469D48F4" w14:textId="7A0AEA82" w:rsidR="00E43A34" w:rsidRPr="006A738C" w:rsidRDefault="00057B76" w:rsidP="009F0723">
            <w:pPr>
              <w:spacing w:line="360" w:lineRule="auto"/>
              <w:rPr>
                <w:color w:val="000000"/>
              </w:rPr>
            </w:pPr>
            <w:r w:rsidRPr="006A738C">
              <w:rPr>
                <w:color w:val="000000"/>
              </w:rPr>
              <w:t>CBS119171 (Type)</w:t>
            </w:r>
          </w:p>
        </w:tc>
        <w:tc>
          <w:tcPr>
            <w:tcW w:w="1980" w:type="dxa"/>
            <w:tcBorders>
              <w:top w:val="nil"/>
              <w:left w:val="nil"/>
              <w:bottom w:val="nil"/>
              <w:right w:val="nil"/>
            </w:tcBorders>
            <w:shd w:val="clear" w:color="auto" w:fill="auto"/>
            <w:noWrap/>
            <w:vAlign w:val="bottom"/>
            <w:hideMark/>
          </w:tcPr>
          <w:p w14:paraId="1B0490D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19350D34" w14:textId="77777777" w:rsidR="00E43A34" w:rsidRPr="006A738C" w:rsidRDefault="00E43A34" w:rsidP="009F0723">
            <w:pPr>
              <w:spacing w:line="360" w:lineRule="auto"/>
            </w:pPr>
          </w:p>
        </w:tc>
      </w:tr>
      <w:tr w:rsidR="00E43A34" w:rsidRPr="006A738C" w14:paraId="0149EC3B" w14:textId="77777777" w:rsidTr="003940EB">
        <w:trPr>
          <w:trHeight w:val="300"/>
        </w:trPr>
        <w:tc>
          <w:tcPr>
            <w:tcW w:w="3060" w:type="dxa"/>
            <w:tcBorders>
              <w:top w:val="nil"/>
              <w:left w:val="nil"/>
              <w:bottom w:val="nil"/>
              <w:right w:val="nil"/>
            </w:tcBorders>
            <w:shd w:val="clear" w:color="D9D9D9" w:fill="D9D9D9"/>
            <w:noWrap/>
            <w:vAlign w:val="bottom"/>
            <w:hideMark/>
          </w:tcPr>
          <w:p w14:paraId="26864B8B" w14:textId="77777777" w:rsidR="00E43A34" w:rsidRPr="006A738C" w:rsidRDefault="00E43A34" w:rsidP="009F0723">
            <w:pPr>
              <w:spacing w:line="360" w:lineRule="auto"/>
              <w:rPr>
                <w:i/>
                <w:iCs/>
                <w:color w:val="000000"/>
              </w:rPr>
            </w:pPr>
            <w:r w:rsidRPr="006A738C">
              <w:rPr>
                <w:i/>
                <w:iCs/>
                <w:color w:val="000000"/>
              </w:rPr>
              <w:t>Phytophthora cinnamomi</w:t>
            </w:r>
          </w:p>
        </w:tc>
        <w:tc>
          <w:tcPr>
            <w:tcW w:w="1890" w:type="dxa"/>
            <w:tcBorders>
              <w:top w:val="nil"/>
              <w:left w:val="nil"/>
              <w:bottom w:val="nil"/>
              <w:right w:val="nil"/>
            </w:tcBorders>
            <w:shd w:val="clear" w:color="D9D9D9" w:fill="D9D9D9"/>
            <w:noWrap/>
            <w:vAlign w:val="bottom"/>
            <w:hideMark/>
          </w:tcPr>
          <w:p w14:paraId="090CE00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DFA24EF" w14:textId="77777777" w:rsidR="00E43A34" w:rsidRPr="006A738C" w:rsidRDefault="00E43A34" w:rsidP="009F0723">
            <w:pPr>
              <w:spacing w:line="360" w:lineRule="auto"/>
              <w:rPr>
                <w:color w:val="000000"/>
              </w:rPr>
            </w:pPr>
            <w:r w:rsidRPr="006A738C">
              <w:rPr>
                <w:color w:val="000000"/>
              </w:rPr>
              <w:t>Cin-TJ-130</w:t>
            </w:r>
          </w:p>
        </w:tc>
        <w:tc>
          <w:tcPr>
            <w:tcW w:w="1980" w:type="dxa"/>
            <w:tcBorders>
              <w:top w:val="nil"/>
              <w:left w:val="nil"/>
              <w:bottom w:val="nil"/>
              <w:right w:val="nil"/>
            </w:tcBorders>
            <w:shd w:val="clear" w:color="D9D9D9" w:fill="D9D9D9"/>
            <w:noWrap/>
            <w:vAlign w:val="bottom"/>
            <w:hideMark/>
          </w:tcPr>
          <w:p w14:paraId="1067C2D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77AB4A2F"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3560F0FF" w14:textId="77777777" w:rsidTr="003940EB">
        <w:trPr>
          <w:trHeight w:val="300"/>
        </w:trPr>
        <w:tc>
          <w:tcPr>
            <w:tcW w:w="3060" w:type="dxa"/>
            <w:tcBorders>
              <w:top w:val="nil"/>
              <w:left w:val="nil"/>
              <w:bottom w:val="nil"/>
              <w:right w:val="nil"/>
            </w:tcBorders>
            <w:shd w:val="clear" w:color="auto" w:fill="auto"/>
            <w:noWrap/>
            <w:vAlign w:val="bottom"/>
            <w:hideMark/>
          </w:tcPr>
          <w:p w14:paraId="0BF8505B" w14:textId="77777777" w:rsidR="00E43A34" w:rsidRPr="006A738C" w:rsidRDefault="00E43A34" w:rsidP="009F0723">
            <w:pPr>
              <w:spacing w:line="360" w:lineRule="auto"/>
              <w:rPr>
                <w:i/>
                <w:iCs/>
                <w:color w:val="000000"/>
              </w:rPr>
            </w:pPr>
            <w:r w:rsidRPr="006A738C">
              <w:rPr>
                <w:i/>
                <w:iCs/>
                <w:color w:val="000000"/>
              </w:rPr>
              <w:t>Phytophthora citrophthora</w:t>
            </w:r>
          </w:p>
        </w:tc>
        <w:tc>
          <w:tcPr>
            <w:tcW w:w="1890" w:type="dxa"/>
            <w:tcBorders>
              <w:top w:val="nil"/>
              <w:left w:val="nil"/>
              <w:bottom w:val="nil"/>
              <w:right w:val="nil"/>
            </w:tcBorders>
            <w:shd w:val="clear" w:color="auto" w:fill="auto"/>
            <w:noWrap/>
            <w:vAlign w:val="bottom"/>
            <w:hideMark/>
          </w:tcPr>
          <w:p w14:paraId="502F5A06"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439D688A" w14:textId="77777777" w:rsidR="00E43A34" w:rsidRPr="006A738C" w:rsidRDefault="00E43A34" w:rsidP="009F0723">
            <w:pPr>
              <w:spacing w:line="360" w:lineRule="auto"/>
              <w:rPr>
                <w:color w:val="000000"/>
              </w:rPr>
            </w:pPr>
            <w:r w:rsidRPr="006A738C">
              <w:rPr>
                <w:color w:val="000000"/>
              </w:rPr>
              <w:t>6400-PR-16</w:t>
            </w:r>
          </w:p>
        </w:tc>
        <w:tc>
          <w:tcPr>
            <w:tcW w:w="1980" w:type="dxa"/>
            <w:tcBorders>
              <w:top w:val="nil"/>
              <w:left w:val="nil"/>
              <w:bottom w:val="nil"/>
              <w:right w:val="nil"/>
            </w:tcBorders>
            <w:shd w:val="clear" w:color="auto" w:fill="auto"/>
            <w:noWrap/>
            <w:vAlign w:val="bottom"/>
            <w:hideMark/>
          </w:tcPr>
          <w:p w14:paraId="08C05BE4"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5691E091"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48BAE1E0" w14:textId="77777777" w:rsidTr="003940EB">
        <w:trPr>
          <w:trHeight w:val="300"/>
        </w:trPr>
        <w:tc>
          <w:tcPr>
            <w:tcW w:w="3060" w:type="dxa"/>
            <w:tcBorders>
              <w:top w:val="nil"/>
              <w:left w:val="nil"/>
              <w:bottom w:val="nil"/>
              <w:right w:val="nil"/>
            </w:tcBorders>
            <w:shd w:val="clear" w:color="D9D9D9" w:fill="D9D9D9"/>
            <w:noWrap/>
            <w:vAlign w:val="bottom"/>
            <w:hideMark/>
          </w:tcPr>
          <w:p w14:paraId="630A23B4" w14:textId="77777777" w:rsidR="00E43A34" w:rsidRPr="006A738C" w:rsidRDefault="00E43A34" w:rsidP="009F0723">
            <w:pPr>
              <w:spacing w:line="360" w:lineRule="auto"/>
              <w:rPr>
                <w:i/>
                <w:iCs/>
                <w:color w:val="000000"/>
              </w:rPr>
            </w:pPr>
            <w:r w:rsidRPr="006A738C">
              <w:rPr>
                <w:i/>
                <w:iCs/>
                <w:color w:val="000000"/>
              </w:rPr>
              <w:t>Phytophthora himalsilva</w:t>
            </w:r>
          </w:p>
        </w:tc>
        <w:tc>
          <w:tcPr>
            <w:tcW w:w="1890" w:type="dxa"/>
            <w:tcBorders>
              <w:top w:val="nil"/>
              <w:left w:val="nil"/>
              <w:bottom w:val="nil"/>
              <w:right w:val="nil"/>
            </w:tcBorders>
            <w:shd w:val="clear" w:color="D9D9D9" w:fill="D9D9D9"/>
            <w:noWrap/>
            <w:vAlign w:val="bottom"/>
            <w:hideMark/>
          </w:tcPr>
          <w:p w14:paraId="17088BA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3DE268A6" w14:textId="77777777" w:rsidR="00E43A34" w:rsidRPr="006A738C" w:rsidRDefault="00E43A34" w:rsidP="009F0723">
            <w:pPr>
              <w:spacing w:line="360" w:lineRule="auto"/>
              <w:rPr>
                <w:color w:val="000000"/>
              </w:rPr>
            </w:pPr>
            <w:r w:rsidRPr="006A738C">
              <w:rPr>
                <w:color w:val="000000"/>
              </w:rPr>
              <w:t>531-P-13</w:t>
            </w:r>
          </w:p>
        </w:tc>
        <w:tc>
          <w:tcPr>
            <w:tcW w:w="1980" w:type="dxa"/>
            <w:tcBorders>
              <w:top w:val="nil"/>
              <w:left w:val="nil"/>
              <w:bottom w:val="nil"/>
              <w:right w:val="nil"/>
            </w:tcBorders>
            <w:shd w:val="clear" w:color="D9D9D9" w:fill="D9D9D9"/>
            <w:noWrap/>
            <w:vAlign w:val="bottom"/>
            <w:hideMark/>
          </w:tcPr>
          <w:p w14:paraId="31D5801F"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66A0FA9A"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1331B029" w14:textId="77777777" w:rsidTr="003940EB">
        <w:trPr>
          <w:trHeight w:val="300"/>
        </w:trPr>
        <w:tc>
          <w:tcPr>
            <w:tcW w:w="3060" w:type="dxa"/>
            <w:tcBorders>
              <w:top w:val="nil"/>
              <w:left w:val="nil"/>
              <w:bottom w:val="nil"/>
              <w:right w:val="nil"/>
            </w:tcBorders>
            <w:shd w:val="clear" w:color="auto" w:fill="auto"/>
            <w:noWrap/>
            <w:vAlign w:val="bottom"/>
            <w:hideMark/>
          </w:tcPr>
          <w:p w14:paraId="447838D9" w14:textId="77777777" w:rsidR="00E43A34" w:rsidRPr="006A738C" w:rsidRDefault="00E43A34" w:rsidP="009F0723">
            <w:pPr>
              <w:spacing w:line="360" w:lineRule="auto"/>
              <w:rPr>
                <w:i/>
                <w:iCs/>
                <w:color w:val="000000"/>
              </w:rPr>
            </w:pPr>
            <w:r w:rsidRPr="006A738C">
              <w:rPr>
                <w:i/>
                <w:iCs/>
                <w:color w:val="000000"/>
              </w:rPr>
              <w:t>Phytophthora hydrogena</w:t>
            </w:r>
          </w:p>
        </w:tc>
        <w:tc>
          <w:tcPr>
            <w:tcW w:w="1890" w:type="dxa"/>
            <w:tcBorders>
              <w:top w:val="nil"/>
              <w:left w:val="nil"/>
              <w:bottom w:val="nil"/>
              <w:right w:val="nil"/>
            </w:tcBorders>
            <w:shd w:val="clear" w:color="auto" w:fill="auto"/>
            <w:noWrap/>
            <w:vAlign w:val="bottom"/>
            <w:hideMark/>
          </w:tcPr>
          <w:p w14:paraId="5329BAF1"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02F58ECA" w14:textId="411CD8EF" w:rsidR="00E43A34" w:rsidRPr="006A738C" w:rsidRDefault="00057B76" w:rsidP="009F0723">
            <w:pPr>
              <w:spacing w:line="360" w:lineRule="auto"/>
              <w:rPr>
                <w:color w:val="000000"/>
              </w:rPr>
            </w:pPr>
            <w:r w:rsidRPr="006A738C">
              <w:rPr>
                <w:color w:val="000000"/>
              </w:rPr>
              <w:t>46A3 (type)</w:t>
            </w:r>
          </w:p>
        </w:tc>
        <w:tc>
          <w:tcPr>
            <w:tcW w:w="1980" w:type="dxa"/>
            <w:tcBorders>
              <w:top w:val="nil"/>
              <w:left w:val="nil"/>
              <w:bottom w:val="nil"/>
              <w:right w:val="nil"/>
            </w:tcBorders>
            <w:shd w:val="clear" w:color="auto" w:fill="auto"/>
            <w:noWrap/>
            <w:vAlign w:val="bottom"/>
            <w:hideMark/>
          </w:tcPr>
          <w:p w14:paraId="217389B1"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68760884" w14:textId="77777777" w:rsidR="00E43A34" w:rsidRPr="006A738C" w:rsidRDefault="00E43A34" w:rsidP="009F0723">
            <w:pPr>
              <w:spacing w:line="360" w:lineRule="auto"/>
            </w:pPr>
          </w:p>
        </w:tc>
      </w:tr>
      <w:tr w:rsidR="00E43A34" w:rsidRPr="006A738C" w14:paraId="52E20C5B" w14:textId="77777777" w:rsidTr="003940EB">
        <w:trPr>
          <w:trHeight w:val="300"/>
        </w:trPr>
        <w:tc>
          <w:tcPr>
            <w:tcW w:w="3060" w:type="dxa"/>
            <w:tcBorders>
              <w:top w:val="nil"/>
              <w:left w:val="nil"/>
              <w:bottom w:val="nil"/>
              <w:right w:val="nil"/>
            </w:tcBorders>
            <w:shd w:val="clear" w:color="D9D9D9" w:fill="D9D9D9"/>
            <w:noWrap/>
            <w:vAlign w:val="bottom"/>
            <w:hideMark/>
          </w:tcPr>
          <w:p w14:paraId="743FC033" w14:textId="77777777" w:rsidR="00E43A34" w:rsidRPr="006A738C" w:rsidRDefault="00E43A34" w:rsidP="009F0723">
            <w:pPr>
              <w:spacing w:line="360" w:lineRule="auto"/>
              <w:rPr>
                <w:i/>
                <w:iCs/>
                <w:color w:val="000000"/>
              </w:rPr>
            </w:pPr>
            <w:r w:rsidRPr="006A738C">
              <w:rPr>
                <w:i/>
                <w:iCs/>
                <w:color w:val="000000"/>
              </w:rPr>
              <w:t>Phytophthora infestans</w:t>
            </w:r>
          </w:p>
        </w:tc>
        <w:tc>
          <w:tcPr>
            <w:tcW w:w="1890" w:type="dxa"/>
            <w:tcBorders>
              <w:top w:val="nil"/>
              <w:left w:val="nil"/>
              <w:bottom w:val="nil"/>
              <w:right w:val="nil"/>
            </w:tcBorders>
            <w:shd w:val="clear" w:color="D9D9D9" w:fill="D9D9D9"/>
            <w:noWrap/>
            <w:vAlign w:val="bottom"/>
            <w:hideMark/>
          </w:tcPr>
          <w:p w14:paraId="4CBD644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8BCEC76" w14:textId="77777777" w:rsidR="00E43A34" w:rsidRPr="006A738C" w:rsidRDefault="00E43A34" w:rsidP="009F0723">
            <w:pPr>
              <w:spacing w:line="360" w:lineRule="auto"/>
              <w:rPr>
                <w:color w:val="000000"/>
              </w:rPr>
            </w:pPr>
            <w:r w:rsidRPr="006A738C">
              <w:rPr>
                <w:color w:val="000000"/>
              </w:rPr>
              <w:t>1826-PI-07</w:t>
            </w:r>
          </w:p>
        </w:tc>
        <w:tc>
          <w:tcPr>
            <w:tcW w:w="1980" w:type="dxa"/>
            <w:tcBorders>
              <w:top w:val="nil"/>
              <w:left w:val="nil"/>
              <w:bottom w:val="nil"/>
              <w:right w:val="nil"/>
            </w:tcBorders>
            <w:shd w:val="clear" w:color="D9D9D9" w:fill="D9D9D9"/>
            <w:noWrap/>
            <w:vAlign w:val="bottom"/>
            <w:hideMark/>
          </w:tcPr>
          <w:p w14:paraId="22C8173A"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712FD3ED" w14:textId="77777777" w:rsidR="00E43A34" w:rsidRPr="006A738C" w:rsidRDefault="00E43A34" w:rsidP="009F0723">
            <w:pPr>
              <w:spacing w:line="360" w:lineRule="auto"/>
            </w:pPr>
          </w:p>
        </w:tc>
      </w:tr>
      <w:tr w:rsidR="00E43A34" w:rsidRPr="006A738C" w14:paraId="626B58C9" w14:textId="77777777" w:rsidTr="003940EB">
        <w:trPr>
          <w:trHeight w:val="300"/>
        </w:trPr>
        <w:tc>
          <w:tcPr>
            <w:tcW w:w="3060" w:type="dxa"/>
            <w:tcBorders>
              <w:top w:val="nil"/>
              <w:left w:val="nil"/>
              <w:bottom w:val="nil"/>
              <w:right w:val="nil"/>
            </w:tcBorders>
            <w:shd w:val="clear" w:color="auto" w:fill="auto"/>
            <w:noWrap/>
            <w:vAlign w:val="bottom"/>
            <w:hideMark/>
          </w:tcPr>
          <w:p w14:paraId="4500D035" w14:textId="77777777" w:rsidR="00E43A34" w:rsidRPr="006A738C" w:rsidRDefault="00E43A34" w:rsidP="009F0723">
            <w:pPr>
              <w:spacing w:line="360" w:lineRule="auto"/>
              <w:rPr>
                <w:i/>
                <w:iCs/>
                <w:color w:val="000000"/>
              </w:rPr>
            </w:pPr>
            <w:r w:rsidRPr="006A738C">
              <w:rPr>
                <w:i/>
                <w:iCs/>
                <w:color w:val="000000"/>
              </w:rPr>
              <w:t>Phytophthora ipomoeae</w:t>
            </w:r>
          </w:p>
        </w:tc>
        <w:tc>
          <w:tcPr>
            <w:tcW w:w="1890" w:type="dxa"/>
            <w:tcBorders>
              <w:top w:val="nil"/>
              <w:left w:val="nil"/>
              <w:bottom w:val="nil"/>
              <w:right w:val="nil"/>
            </w:tcBorders>
            <w:shd w:val="clear" w:color="auto" w:fill="auto"/>
            <w:noWrap/>
            <w:vAlign w:val="bottom"/>
            <w:hideMark/>
          </w:tcPr>
          <w:p w14:paraId="4B40503A"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7D52AC24" w14:textId="77777777" w:rsidR="00E43A34" w:rsidRPr="006A738C" w:rsidRDefault="00E43A34" w:rsidP="009F0723">
            <w:pPr>
              <w:spacing w:line="360" w:lineRule="auto"/>
              <w:rPr>
                <w:color w:val="000000"/>
              </w:rPr>
            </w:pPr>
            <w:r w:rsidRPr="006A738C">
              <w:rPr>
                <w:color w:val="000000"/>
              </w:rPr>
              <w:t>1990-PI-07</w:t>
            </w:r>
          </w:p>
        </w:tc>
        <w:tc>
          <w:tcPr>
            <w:tcW w:w="1980" w:type="dxa"/>
            <w:tcBorders>
              <w:top w:val="nil"/>
              <w:left w:val="nil"/>
              <w:bottom w:val="nil"/>
              <w:right w:val="nil"/>
            </w:tcBorders>
            <w:shd w:val="clear" w:color="auto" w:fill="auto"/>
            <w:noWrap/>
            <w:vAlign w:val="bottom"/>
            <w:hideMark/>
          </w:tcPr>
          <w:p w14:paraId="67A2D092"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6C2855AA" w14:textId="77777777" w:rsidR="00E43A34" w:rsidRPr="006A738C" w:rsidRDefault="00E43A34" w:rsidP="009F0723">
            <w:pPr>
              <w:spacing w:line="360" w:lineRule="auto"/>
            </w:pPr>
          </w:p>
        </w:tc>
      </w:tr>
      <w:tr w:rsidR="00E43A34" w:rsidRPr="006A738C" w14:paraId="6B778B9A" w14:textId="77777777" w:rsidTr="003940EB">
        <w:trPr>
          <w:trHeight w:val="300"/>
        </w:trPr>
        <w:tc>
          <w:tcPr>
            <w:tcW w:w="3060" w:type="dxa"/>
            <w:tcBorders>
              <w:top w:val="nil"/>
              <w:left w:val="nil"/>
              <w:bottom w:val="nil"/>
              <w:right w:val="nil"/>
            </w:tcBorders>
            <w:shd w:val="clear" w:color="D9D9D9" w:fill="D9D9D9"/>
            <w:noWrap/>
            <w:vAlign w:val="bottom"/>
            <w:hideMark/>
          </w:tcPr>
          <w:p w14:paraId="4B3A04F0" w14:textId="77777777" w:rsidR="00E43A34" w:rsidRPr="006A738C" w:rsidRDefault="00E43A34" w:rsidP="009F0723">
            <w:pPr>
              <w:spacing w:line="360" w:lineRule="auto"/>
              <w:rPr>
                <w:i/>
                <w:iCs/>
                <w:color w:val="000000"/>
              </w:rPr>
            </w:pPr>
            <w:r w:rsidRPr="006A738C">
              <w:rPr>
                <w:i/>
                <w:iCs/>
                <w:color w:val="000000"/>
              </w:rPr>
              <w:t>Phytophthora kernoviae</w:t>
            </w:r>
          </w:p>
        </w:tc>
        <w:tc>
          <w:tcPr>
            <w:tcW w:w="1890" w:type="dxa"/>
            <w:tcBorders>
              <w:top w:val="nil"/>
              <w:left w:val="nil"/>
              <w:bottom w:val="nil"/>
              <w:right w:val="nil"/>
            </w:tcBorders>
            <w:shd w:val="clear" w:color="D9D9D9" w:fill="D9D9D9"/>
            <w:noWrap/>
            <w:vAlign w:val="bottom"/>
            <w:hideMark/>
          </w:tcPr>
          <w:p w14:paraId="0BDC56F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EFFF04F" w14:textId="77777777" w:rsidR="00E43A34" w:rsidRPr="006A738C" w:rsidRDefault="00E43A34" w:rsidP="009F0723">
            <w:pPr>
              <w:spacing w:line="360" w:lineRule="auto"/>
              <w:rPr>
                <w:color w:val="000000"/>
              </w:rPr>
            </w:pPr>
            <w:r w:rsidRPr="006A738C">
              <w:rPr>
                <w:color w:val="000000"/>
              </w:rPr>
              <w:t>55-PK-05</w:t>
            </w:r>
          </w:p>
        </w:tc>
        <w:tc>
          <w:tcPr>
            <w:tcW w:w="1980" w:type="dxa"/>
            <w:tcBorders>
              <w:top w:val="nil"/>
              <w:left w:val="nil"/>
              <w:bottom w:val="nil"/>
              <w:right w:val="nil"/>
            </w:tcBorders>
            <w:shd w:val="clear" w:color="D9D9D9" w:fill="D9D9D9"/>
            <w:noWrap/>
            <w:vAlign w:val="bottom"/>
            <w:hideMark/>
          </w:tcPr>
          <w:p w14:paraId="5BB2C63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746BED32"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7D06B55B" w14:textId="77777777" w:rsidTr="003940EB">
        <w:trPr>
          <w:trHeight w:val="300"/>
        </w:trPr>
        <w:tc>
          <w:tcPr>
            <w:tcW w:w="3060" w:type="dxa"/>
            <w:tcBorders>
              <w:top w:val="nil"/>
              <w:left w:val="nil"/>
              <w:bottom w:val="nil"/>
              <w:right w:val="nil"/>
            </w:tcBorders>
            <w:shd w:val="clear" w:color="auto" w:fill="auto"/>
            <w:noWrap/>
            <w:vAlign w:val="bottom"/>
            <w:hideMark/>
          </w:tcPr>
          <w:p w14:paraId="64337746" w14:textId="77777777" w:rsidR="00E43A34" w:rsidRPr="006A738C" w:rsidRDefault="00E43A34" w:rsidP="009F0723">
            <w:pPr>
              <w:spacing w:line="360" w:lineRule="auto"/>
              <w:rPr>
                <w:i/>
                <w:iCs/>
                <w:color w:val="000000"/>
              </w:rPr>
            </w:pPr>
            <w:r w:rsidRPr="006A738C">
              <w:rPr>
                <w:i/>
                <w:iCs/>
                <w:color w:val="000000"/>
              </w:rPr>
              <w:t>Phytophthora pluvialis</w:t>
            </w:r>
          </w:p>
        </w:tc>
        <w:tc>
          <w:tcPr>
            <w:tcW w:w="1890" w:type="dxa"/>
            <w:tcBorders>
              <w:top w:val="nil"/>
              <w:left w:val="nil"/>
              <w:bottom w:val="nil"/>
              <w:right w:val="nil"/>
            </w:tcBorders>
            <w:shd w:val="clear" w:color="auto" w:fill="auto"/>
            <w:noWrap/>
            <w:vAlign w:val="bottom"/>
            <w:hideMark/>
          </w:tcPr>
          <w:p w14:paraId="25739AAA" w14:textId="77777777" w:rsidR="00E43A34" w:rsidRPr="006A738C" w:rsidRDefault="00E43A34" w:rsidP="003940EB">
            <w:pPr>
              <w:spacing w:line="360" w:lineRule="auto"/>
              <w:jc w:val="center"/>
              <w:rPr>
                <w:color w:val="000000"/>
              </w:rPr>
            </w:pPr>
            <w:r w:rsidRPr="006A738C">
              <w:rPr>
                <w:color w:val="000000"/>
              </w:rPr>
              <w:t>0.7</w:t>
            </w:r>
          </w:p>
        </w:tc>
        <w:tc>
          <w:tcPr>
            <w:tcW w:w="1426" w:type="dxa"/>
            <w:tcBorders>
              <w:top w:val="nil"/>
              <w:left w:val="nil"/>
              <w:bottom w:val="nil"/>
              <w:right w:val="nil"/>
            </w:tcBorders>
            <w:shd w:val="clear" w:color="auto" w:fill="auto"/>
            <w:noWrap/>
            <w:vAlign w:val="bottom"/>
            <w:hideMark/>
          </w:tcPr>
          <w:p w14:paraId="5F012441" w14:textId="77777777" w:rsidR="00E43A34" w:rsidRPr="006A738C" w:rsidRDefault="00E43A34" w:rsidP="009F0723">
            <w:pPr>
              <w:spacing w:line="360" w:lineRule="auto"/>
              <w:rPr>
                <w:color w:val="000000"/>
              </w:rPr>
            </w:pPr>
            <w:r w:rsidRPr="006A738C">
              <w:rPr>
                <w:color w:val="000000"/>
              </w:rPr>
              <w:t>14Mar-EMR</w:t>
            </w:r>
          </w:p>
        </w:tc>
        <w:tc>
          <w:tcPr>
            <w:tcW w:w="1980" w:type="dxa"/>
            <w:tcBorders>
              <w:top w:val="nil"/>
              <w:left w:val="nil"/>
              <w:bottom w:val="nil"/>
              <w:right w:val="nil"/>
            </w:tcBorders>
            <w:shd w:val="clear" w:color="auto" w:fill="auto"/>
            <w:noWrap/>
            <w:vAlign w:val="bottom"/>
            <w:hideMark/>
          </w:tcPr>
          <w:p w14:paraId="49D8A9CE"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17F715A9"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4C926790" w14:textId="77777777" w:rsidTr="003940EB">
        <w:trPr>
          <w:trHeight w:val="300"/>
        </w:trPr>
        <w:tc>
          <w:tcPr>
            <w:tcW w:w="3060" w:type="dxa"/>
            <w:tcBorders>
              <w:top w:val="nil"/>
              <w:left w:val="nil"/>
              <w:bottom w:val="nil"/>
              <w:right w:val="nil"/>
            </w:tcBorders>
            <w:shd w:val="clear" w:color="D9D9D9" w:fill="D9D9D9"/>
            <w:noWrap/>
            <w:vAlign w:val="bottom"/>
            <w:hideMark/>
          </w:tcPr>
          <w:p w14:paraId="05685069" w14:textId="77777777" w:rsidR="00E43A34" w:rsidRPr="006A738C" w:rsidRDefault="00E43A34" w:rsidP="009F0723">
            <w:pPr>
              <w:spacing w:line="360" w:lineRule="auto"/>
              <w:rPr>
                <w:i/>
                <w:iCs/>
                <w:color w:val="000000"/>
              </w:rPr>
            </w:pPr>
            <w:r w:rsidRPr="006A738C">
              <w:rPr>
                <w:i/>
                <w:iCs/>
                <w:color w:val="000000"/>
              </w:rPr>
              <w:lastRenderedPageBreak/>
              <w:t>Phytophthora quercina</w:t>
            </w:r>
          </w:p>
        </w:tc>
        <w:tc>
          <w:tcPr>
            <w:tcW w:w="1890" w:type="dxa"/>
            <w:tcBorders>
              <w:top w:val="nil"/>
              <w:left w:val="nil"/>
              <w:bottom w:val="nil"/>
              <w:right w:val="nil"/>
            </w:tcBorders>
            <w:shd w:val="clear" w:color="D9D9D9" w:fill="D9D9D9"/>
            <w:noWrap/>
            <w:vAlign w:val="bottom"/>
            <w:hideMark/>
          </w:tcPr>
          <w:p w14:paraId="0DE1727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CEFDF33" w14:textId="2BE257C7" w:rsidR="00E43A34" w:rsidRPr="006A738C" w:rsidRDefault="00057B76" w:rsidP="009F0723">
            <w:pPr>
              <w:spacing w:line="360" w:lineRule="auto"/>
              <w:rPr>
                <w:color w:val="000000"/>
              </w:rPr>
            </w:pPr>
            <w:r w:rsidRPr="006A738C">
              <w:rPr>
                <w:color w:val="000000"/>
              </w:rPr>
              <w:t>P10334 WPC</w:t>
            </w:r>
          </w:p>
        </w:tc>
        <w:tc>
          <w:tcPr>
            <w:tcW w:w="1980" w:type="dxa"/>
            <w:tcBorders>
              <w:top w:val="nil"/>
              <w:left w:val="nil"/>
              <w:bottom w:val="nil"/>
              <w:right w:val="nil"/>
            </w:tcBorders>
            <w:shd w:val="clear" w:color="D9D9D9" w:fill="D9D9D9"/>
            <w:noWrap/>
            <w:vAlign w:val="bottom"/>
            <w:hideMark/>
          </w:tcPr>
          <w:p w14:paraId="395256F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26DECE05" w14:textId="77777777" w:rsidR="00E43A34" w:rsidRPr="006A738C" w:rsidRDefault="00E43A34" w:rsidP="009F0723">
            <w:pPr>
              <w:spacing w:line="360" w:lineRule="auto"/>
            </w:pPr>
          </w:p>
        </w:tc>
      </w:tr>
      <w:tr w:rsidR="00E43A34" w:rsidRPr="006A738C" w14:paraId="165F5EF9" w14:textId="77777777" w:rsidTr="003940EB">
        <w:trPr>
          <w:trHeight w:val="300"/>
        </w:trPr>
        <w:tc>
          <w:tcPr>
            <w:tcW w:w="3060" w:type="dxa"/>
            <w:tcBorders>
              <w:top w:val="nil"/>
              <w:left w:val="nil"/>
              <w:bottom w:val="nil"/>
              <w:right w:val="nil"/>
            </w:tcBorders>
            <w:shd w:val="clear" w:color="auto" w:fill="auto"/>
            <w:noWrap/>
            <w:vAlign w:val="bottom"/>
            <w:hideMark/>
          </w:tcPr>
          <w:p w14:paraId="279BDFAC" w14:textId="77777777" w:rsidR="00E43A34" w:rsidRPr="006A738C" w:rsidRDefault="00E43A34" w:rsidP="009F0723">
            <w:pPr>
              <w:spacing w:line="360" w:lineRule="auto"/>
              <w:rPr>
                <w:i/>
                <w:iCs/>
                <w:color w:val="000000"/>
              </w:rPr>
            </w:pPr>
            <w:r w:rsidRPr="006A738C">
              <w:rPr>
                <w:i/>
                <w:iCs/>
                <w:color w:val="000000"/>
              </w:rPr>
              <w:t>Phytophthora ramorum</w:t>
            </w:r>
          </w:p>
        </w:tc>
        <w:tc>
          <w:tcPr>
            <w:tcW w:w="1890" w:type="dxa"/>
            <w:tcBorders>
              <w:top w:val="nil"/>
              <w:left w:val="nil"/>
              <w:bottom w:val="nil"/>
              <w:right w:val="nil"/>
            </w:tcBorders>
            <w:shd w:val="clear" w:color="auto" w:fill="auto"/>
            <w:noWrap/>
            <w:vAlign w:val="bottom"/>
            <w:hideMark/>
          </w:tcPr>
          <w:p w14:paraId="21E09397"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3F8AD3FC" w14:textId="77777777" w:rsidR="00E43A34" w:rsidRPr="006A738C" w:rsidRDefault="00E43A34" w:rsidP="009F0723">
            <w:pPr>
              <w:spacing w:line="360" w:lineRule="auto"/>
              <w:rPr>
                <w:color w:val="000000"/>
              </w:rPr>
            </w:pPr>
            <w:r w:rsidRPr="006A738C">
              <w:rPr>
                <w:color w:val="000000"/>
              </w:rPr>
              <w:t>6579-PR-17</w:t>
            </w:r>
          </w:p>
        </w:tc>
        <w:tc>
          <w:tcPr>
            <w:tcW w:w="1980" w:type="dxa"/>
            <w:tcBorders>
              <w:top w:val="nil"/>
              <w:left w:val="nil"/>
              <w:bottom w:val="nil"/>
              <w:right w:val="nil"/>
            </w:tcBorders>
            <w:shd w:val="clear" w:color="auto" w:fill="auto"/>
            <w:noWrap/>
            <w:vAlign w:val="bottom"/>
            <w:hideMark/>
          </w:tcPr>
          <w:p w14:paraId="4BF33301"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4BF879A4"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22F70D98" w14:textId="77777777" w:rsidTr="003940EB">
        <w:trPr>
          <w:trHeight w:val="300"/>
        </w:trPr>
        <w:tc>
          <w:tcPr>
            <w:tcW w:w="3060" w:type="dxa"/>
            <w:tcBorders>
              <w:top w:val="nil"/>
              <w:left w:val="nil"/>
              <w:bottom w:val="nil"/>
              <w:right w:val="nil"/>
            </w:tcBorders>
            <w:shd w:val="clear" w:color="D9D9D9" w:fill="D9D9D9"/>
            <w:noWrap/>
            <w:vAlign w:val="bottom"/>
            <w:hideMark/>
          </w:tcPr>
          <w:p w14:paraId="63CB3A7D" w14:textId="77777777" w:rsidR="00E43A34" w:rsidRPr="006A738C" w:rsidRDefault="00E43A34" w:rsidP="009F0723">
            <w:pPr>
              <w:spacing w:line="360" w:lineRule="auto"/>
              <w:rPr>
                <w:i/>
                <w:iCs/>
                <w:color w:val="000000"/>
              </w:rPr>
            </w:pPr>
            <w:r w:rsidRPr="006A738C">
              <w:rPr>
                <w:i/>
                <w:iCs/>
                <w:color w:val="000000"/>
              </w:rPr>
              <w:t>Phytophthora rosacearum</w:t>
            </w:r>
          </w:p>
        </w:tc>
        <w:tc>
          <w:tcPr>
            <w:tcW w:w="1890" w:type="dxa"/>
            <w:tcBorders>
              <w:top w:val="nil"/>
              <w:left w:val="nil"/>
              <w:bottom w:val="nil"/>
              <w:right w:val="nil"/>
            </w:tcBorders>
            <w:shd w:val="clear" w:color="D9D9D9" w:fill="D9D9D9"/>
            <w:noWrap/>
            <w:vAlign w:val="bottom"/>
            <w:hideMark/>
          </w:tcPr>
          <w:p w14:paraId="068FCAEB"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5568565D" w14:textId="610AA6D6" w:rsidR="00E43A34" w:rsidRPr="006A738C" w:rsidRDefault="00057B76" w:rsidP="009F0723">
            <w:pPr>
              <w:spacing w:line="360" w:lineRule="auto"/>
              <w:rPr>
                <w:color w:val="000000"/>
              </w:rPr>
            </w:pPr>
            <w:r w:rsidRPr="006A738C">
              <w:rPr>
                <w:color w:val="000000"/>
              </w:rPr>
              <w:t>52 (type)</w:t>
            </w:r>
          </w:p>
        </w:tc>
        <w:tc>
          <w:tcPr>
            <w:tcW w:w="1980" w:type="dxa"/>
            <w:tcBorders>
              <w:top w:val="nil"/>
              <w:left w:val="nil"/>
              <w:bottom w:val="nil"/>
              <w:right w:val="nil"/>
            </w:tcBorders>
            <w:shd w:val="clear" w:color="D9D9D9" w:fill="D9D9D9"/>
            <w:noWrap/>
            <w:vAlign w:val="bottom"/>
            <w:hideMark/>
          </w:tcPr>
          <w:p w14:paraId="1EC6021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2D4AA05E" w14:textId="77777777" w:rsidR="00E43A34" w:rsidRPr="006A738C" w:rsidRDefault="00E43A34" w:rsidP="009F0723">
            <w:pPr>
              <w:spacing w:line="360" w:lineRule="auto"/>
            </w:pPr>
          </w:p>
        </w:tc>
      </w:tr>
      <w:tr w:rsidR="00E43A34" w:rsidRPr="006A738C" w14:paraId="5E167349" w14:textId="77777777" w:rsidTr="003940EB">
        <w:trPr>
          <w:trHeight w:val="300"/>
        </w:trPr>
        <w:tc>
          <w:tcPr>
            <w:tcW w:w="3060" w:type="dxa"/>
            <w:tcBorders>
              <w:top w:val="nil"/>
              <w:left w:val="nil"/>
              <w:bottom w:val="nil"/>
              <w:right w:val="nil"/>
            </w:tcBorders>
            <w:shd w:val="clear" w:color="auto" w:fill="auto"/>
            <w:noWrap/>
            <w:vAlign w:val="bottom"/>
            <w:hideMark/>
          </w:tcPr>
          <w:p w14:paraId="7AD132B8" w14:textId="77777777" w:rsidR="00E43A34" w:rsidRPr="006A738C" w:rsidRDefault="00E43A34" w:rsidP="009F0723">
            <w:pPr>
              <w:spacing w:line="360" w:lineRule="auto"/>
              <w:rPr>
                <w:i/>
                <w:iCs/>
                <w:color w:val="000000"/>
              </w:rPr>
            </w:pPr>
            <w:r w:rsidRPr="006A738C">
              <w:rPr>
                <w:i/>
                <w:iCs/>
                <w:color w:val="000000"/>
              </w:rPr>
              <w:t>Plasmopara halstedii</w:t>
            </w:r>
          </w:p>
        </w:tc>
        <w:tc>
          <w:tcPr>
            <w:tcW w:w="1890" w:type="dxa"/>
            <w:tcBorders>
              <w:top w:val="nil"/>
              <w:left w:val="nil"/>
              <w:bottom w:val="nil"/>
              <w:right w:val="nil"/>
            </w:tcBorders>
            <w:shd w:val="clear" w:color="auto" w:fill="auto"/>
            <w:noWrap/>
            <w:vAlign w:val="bottom"/>
            <w:hideMark/>
          </w:tcPr>
          <w:p w14:paraId="4693A704"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97B2D21" w14:textId="77777777" w:rsidR="00E43A34" w:rsidRPr="006A738C" w:rsidRDefault="00E43A34" w:rsidP="009F0723">
            <w:pPr>
              <w:spacing w:line="360" w:lineRule="auto"/>
              <w:rPr>
                <w:color w:val="000000"/>
              </w:rPr>
            </w:pPr>
            <w:r w:rsidRPr="006A738C">
              <w:rPr>
                <w:color w:val="000000"/>
              </w:rPr>
              <w:t>RDM15</w:t>
            </w:r>
          </w:p>
        </w:tc>
        <w:tc>
          <w:tcPr>
            <w:tcW w:w="1980" w:type="dxa"/>
            <w:tcBorders>
              <w:top w:val="nil"/>
              <w:left w:val="nil"/>
              <w:bottom w:val="nil"/>
              <w:right w:val="nil"/>
            </w:tcBorders>
            <w:shd w:val="clear" w:color="auto" w:fill="auto"/>
            <w:noWrap/>
            <w:vAlign w:val="bottom"/>
            <w:hideMark/>
          </w:tcPr>
          <w:p w14:paraId="757F1B4F" w14:textId="77777777" w:rsidR="00E43A34" w:rsidRPr="006A738C" w:rsidRDefault="00E43A34" w:rsidP="009F0723">
            <w:pPr>
              <w:spacing w:line="360" w:lineRule="auto"/>
              <w:rPr>
                <w:i/>
                <w:iCs/>
                <w:color w:val="000000"/>
              </w:rPr>
            </w:pPr>
            <w:r w:rsidRPr="006A738C">
              <w:rPr>
                <w:i/>
                <w:iCs/>
                <w:color w:val="000000"/>
              </w:rPr>
              <w:t>Rudbeckia sp.</w:t>
            </w:r>
          </w:p>
        </w:tc>
        <w:tc>
          <w:tcPr>
            <w:tcW w:w="3843" w:type="dxa"/>
            <w:tcBorders>
              <w:top w:val="nil"/>
              <w:left w:val="nil"/>
              <w:bottom w:val="nil"/>
              <w:right w:val="nil"/>
            </w:tcBorders>
            <w:shd w:val="clear" w:color="auto" w:fill="auto"/>
            <w:noWrap/>
            <w:vAlign w:val="bottom"/>
            <w:hideMark/>
          </w:tcPr>
          <w:p w14:paraId="28479B1D" w14:textId="77777777" w:rsidR="00E43A34" w:rsidRPr="006A738C" w:rsidRDefault="00E43A34" w:rsidP="009F0723">
            <w:pPr>
              <w:spacing w:line="360" w:lineRule="auto"/>
              <w:rPr>
                <w:color w:val="000000"/>
              </w:rPr>
            </w:pPr>
            <w:r w:rsidRPr="006A738C">
              <w:rPr>
                <w:color w:val="000000"/>
              </w:rPr>
              <w:t>Qiagen DNeasy Plant Mini Kit</w:t>
            </w:r>
          </w:p>
        </w:tc>
      </w:tr>
      <w:tr w:rsidR="00E43A34" w:rsidRPr="006A738C" w14:paraId="78C96D86" w14:textId="77777777" w:rsidTr="003940EB">
        <w:trPr>
          <w:trHeight w:val="300"/>
        </w:trPr>
        <w:tc>
          <w:tcPr>
            <w:tcW w:w="3060" w:type="dxa"/>
            <w:tcBorders>
              <w:top w:val="nil"/>
              <w:left w:val="nil"/>
              <w:bottom w:val="nil"/>
              <w:right w:val="nil"/>
            </w:tcBorders>
            <w:shd w:val="clear" w:color="D9D9D9" w:fill="D9D9D9"/>
            <w:noWrap/>
            <w:vAlign w:val="bottom"/>
            <w:hideMark/>
          </w:tcPr>
          <w:p w14:paraId="1E51A9DD" w14:textId="77777777" w:rsidR="00E43A34" w:rsidRPr="006A738C" w:rsidRDefault="00E43A34" w:rsidP="009F0723">
            <w:pPr>
              <w:spacing w:line="360" w:lineRule="auto"/>
              <w:rPr>
                <w:i/>
                <w:iCs/>
                <w:color w:val="000000"/>
              </w:rPr>
            </w:pPr>
            <w:r w:rsidRPr="006A738C">
              <w:rPr>
                <w:i/>
                <w:iCs/>
                <w:color w:val="000000"/>
              </w:rPr>
              <w:t>Plasmopara obducens</w:t>
            </w:r>
          </w:p>
        </w:tc>
        <w:tc>
          <w:tcPr>
            <w:tcW w:w="1890" w:type="dxa"/>
            <w:tcBorders>
              <w:top w:val="nil"/>
              <w:left w:val="nil"/>
              <w:bottom w:val="nil"/>
              <w:right w:val="nil"/>
            </w:tcBorders>
            <w:shd w:val="clear" w:color="D9D9D9" w:fill="D9D9D9"/>
            <w:noWrap/>
            <w:vAlign w:val="bottom"/>
            <w:hideMark/>
          </w:tcPr>
          <w:p w14:paraId="3DEE3DCE"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77C5DC5A" w14:textId="77777777" w:rsidR="00E43A34" w:rsidRPr="006A738C" w:rsidRDefault="00E43A34" w:rsidP="009F0723">
            <w:pPr>
              <w:spacing w:line="360" w:lineRule="auto"/>
              <w:rPr>
                <w:color w:val="000000"/>
              </w:rPr>
            </w:pPr>
            <w:r w:rsidRPr="006A738C">
              <w:rPr>
                <w:color w:val="000000"/>
              </w:rPr>
              <w:t>MD15.4</w:t>
            </w:r>
          </w:p>
        </w:tc>
        <w:tc>
          <w:tcPr>
            <w:tcW w:w="1980" w:type="dxa"/>
            <w:tcBorders>
              <w:top w:val="nil"/>
              <w:left w:val="nil"/>
              <w:bottom w:val="nil"/>
              <w:right w:val="nil"/>
            </w:tcBorders>
            <w:shd w:val="clear" w:color="D9D9D9" w:fill="D9D9D9"/>
            <w:noWrap/>
            <w:vAlign w:val="bottom"/>
            <w:hideMark/>
          </w:tcPr>
          <w:p w14:paraId="7CA364B3" w14:textId="77777777" w:rsidR="00E43A34" w:rsidRPr="006A738C" w:rsidRDefault="00E43A34" w:rsidP="009F0723">
            <w:pPr>
              <w:spacing w:line="360" w:lineRule="auto"/>
              <w:rPr>
                <w:i/>
                <w:iCs/>
                <w:color w:val="000000"/>
              </w:rPr>
            </w:pPr>
            <w:r w:rsidRPr="006A738C">
              <w:rPr>
                <w:i/>
                <w:iCs/>
                <w:color w:val="000000"/>
              </w:rPr>
              <w:t>Impatiens walleriana</w:t>
            </w:r>
          </w:p>
        </w:tc>
        <w:tc>
          <w:tcPr>
            <w:tcW w:w="3843" w:type="dxa"/>
            <w:tcBorders>
              <w:top w:val="nil"/>
              <w:left w:val="nil"/>
              <w:bottom w:val="nil"/>
              <w:right w:val="nil"/>
            </w:tcBorders>
            <w:shd w:val="clear" w:color="D9D9D9" w:fill="D9D9D9"/>
            <w:noWrap/>
            <w:vAlign w:val="bottom"/>
            <w:hideMark/>
          </w:tcPr>
          <w:p w14:paraId="235B188C"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025BA437" w14:textId="77777777" w:rsidTr="003940EB">
        <w:trPr>
          <w:trHeight w:val="300"/>
        </w:trPr>
        <w:tc>
          <w:tcPr>
            <w:tcW w:w="3060" w:type="dxa"/>
            <w:tcBorders>
              <w:top w:val="nil"/>
              <w:left w:val="nil"/>
              <w:bottom w:val="nil"/>
              <w:right w:val="nil"/>
            </w:tcBorders>
            <w:shd w:val="clear" w:color="auto" w:fill="auto"/>
            <w:noWrap/>
            <w:vAlign w:val="bottom"/>
            <w:hideMark/>
          </w:tcPr>
          <w:p w14:paraId="627BB67F" w14:textId="77777777" w:rsidR="00E43A34" w:rsidRPr="006A738C" w:rsidRDefault="00E43A34" w:rsidP="009F0723">
            <w:pPr>
              <w:spacing w:line="360" w:lineRule="auto"/>
              <w:rPr>
                <w:i/>
                <w:iCs/>
                <w:color w:val="000000"/>
              </w:rPr>
            </w:pPr>
            <w:r w:rsidRPr="006A738C">
              <w:rPr>
                <w:i/>
                <w:iCs/>
                <w:color w:val="000000"/>
              </w:rPr>
              <w:t>Pseudoperonospora cubensis</w:t>
            </w:r>
          </w:p>
        </w:tc>
        <w:tc>
          <w:tcPr>
            <w:tcW w:w="1890" w:type="dxa"/>
            <w:tcBorders>
              <w:top w:val="nil"/>
              <w:left w:val="nil"/>
              <w:bottom w:val="nil"/>
              <w:right w:val="nil"/>
            </w:tcBorders>
            <w:shd w:val="clear" w:color="auto" w:fill="auto"/>
            <w:noWrap/>
            <w:vAlign w:val="bottom"/>
            <w:hideMark/>
          </w:tcPr>
          <w:p w14:paraId="3F151A0D"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7953E7D" w14:textId="77777777" w:rsidR="00E43A34" w:rsidRPr="006A738C" w:rsidRDefault="00E43A34" w:rsidP="009F0723">
            <w:pPr>
              <w:spacing w:line="360" w:lineRule="auto"/>
              <w:rPr>
                <w:color w:val="000000"/>
              </w:rPr>
            </w:pPr>
            <w:r w:rsidRPr="006A738C">
              <w:rPr>
                <w:color w:val="000000"/>
              </w:rPr>
              <w:t>MSU-1</w:t>
            </w:r>
          </w:p>
        </w:tc>
        <w:tc>
          <w:tcPr>
            <w:tcW w:w="1980" w:type="dxa"/>
            <w:tcBorders>
              <w:top w:val="nil"/>
              <w:left w:val="nil"/>
              <w:bottom w:val="nil"/>
              <w:right w:val="nil"/>
            </w:tcBorders>
            <w:shd w:val="clear" w:color="auto" w:fill="auto"/>
            <w:noWrap/>
            <w:vAlign w:val="bottom"/>
            <w:hideMark/>
          </w:tcPr>
          <w:p w14:paraId="238B0C1E" w14:textId="77777777" w:rsidR="00E43A34" w:rsidRPr="006A738C" w:rsidRDefault="00E43A34" w:rsidP="009F0723">
            <w:pPr>
              <w:spacing w:line="360" w:lineRule="auto"/>
              <w:rPr>
                <w:i/>
                <w:iCs/>
                <w:color w:val="000000"/>
              </w:rPr>
            </w:pPr>
            <w:r w:rsidRPr="006A738C">
              <w:rPr>
                <w:i/>
                <w:iCs/>
                <w:color w:val="000000"/>
              </w:rPr>
              <w:t>Cucumis sativus</w:t>
            </w:r>
          </w:p>
        </w:tc>
        <w:tc>
          <w:tcPr>
            <w:tcW w:w="3843" w:type="dxa"/>
            <w:tcBorders>
              <w:top w:val="nil"/>
              <w:left w:val="nil"/>
              <w:bottom w:val="nil"/>
              <w:right w:val="nil"/>
            </w:tcBorders>
            <w:shd w:val="clear" w:color="auto" w:fill="auto"/>
            <w:noWrap/>
            <w:vAlign w:val="bottom"/>
            <w:hideMark/>
          </w:tcPr>
          <w:p w14:paraId="285C920C" w14:textId="77777777" w:rsidR="00E43A34" w:rsidRPr="006A738C" w:rsidRDefault="00E43A34" w:rsidP="009F0723">
            <w:pPr>
              <w:spacing w:line="360" w:lineRule="auto"/>
              <w:rPr>
                <w:color w:val="000000"/>
              </w:rPr>
            </w:pPr>
            <w:r w:rsidRPr="006A738C">
              <w:rPr>
                <w:color w:val="000000"/>
              </w:rPr>
              <w:t>Ahmed et al. 2009 protocol</w:t>
            </w:r>
          </w:p>
        </w:tc>
      </w:tr>
      <w:tr w:rsidR="00E43A34" w:rsidRPr="006A738C" w14:paraId="1BFBC2C4" w14:textId="77777777" w:rsidTr="003940EB">
        <w:trPr>
          <w:trHeight w:val="300"/>
        </w:trPr>
        <w:tc>
          <w:tcPr>
            <w:tcW w:w="3060" w:type="dxa"/>
            <w:tcBorders>
              <w:top w:val="nil"/>
              <w:left w:val="nil"/>
              <w:bottom w:val="nil"/>
              <w:right w:val="nil"/>
            </w:tcBorders>
            <w:shd w:val="clear" w:color="D9D9D9" w:fill="D9D9D9"/>
            <w:noWrap/>
            <w:vAlign w:val="bottom"/>
            <w:hideMark/>
          </w:tcPr>
          <w:p w14:paraId="10B77AE5" w14:textId="77777777" w:rsidR="00E43A34" w:rsidRPr="006A738C" w:rsidRDefault="00E43A34" w:rsidP="009F0723">
            <w:pPr>
              <w:spacing w:line="360" w:lineRule="auto"/>
              <w:rPr>
                <w:i/>
                <w:iCs/>
                <w:color w:val="000000"/>
              </w:rPr>
            </w:pPr>
            <w:r w:rsidRPr="006A738C">
              <w:rPr>
                <w:i/>
                <w:iCs/>
                <w:color w:val="000000"/>
              </w:rPr>
              <w:t>Pythium apiculatum</w:t>
            </w:r>
          </w:p>
        </w:tc>
        <w:tc>
          <w:tcPr>
            <w:tcW w:w="1890" w:type="dxa"/>
            <w:tcBorders>
              <w:top w:val="nil"/>
              <w:left w:val="nil"/>
              <w:bottom w:val="nil"/>
              <w:right w:val="nil"/>
            </w:tcBorders>
            <w:shd w:val="clear" w:color="D9D9D9" w:fill="D9D9D9"/>
            <w:noWrap/>
            <w:vAlign w:val="bottom"/>
            <w:hideMark/>
          </w:tcPr>
          <w:p w14:paraId="69F25D6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1F67B29" w14:textId="0249F0B1" w:rsidR="00E43A34" w:rsidRPr="006A738C" w:rsidRDefault="00057B76" w:rsidP="009F0723">
            <w:pPr>
              <w:spacing w:line="360" w:lineRule="auto"/>
              <w:rPr>
                <w:color w:val="000000"/>
              </w:rPr>
            </w:pPr>
            <w:r w:rsidRPr="006A738C">
              <w:rPr>
                <w:color w:val="000000"/>
              </w:rPr>
              <w:t>CBS120945</w:t>
            </w:r>
          </w:p>
        </w:tc>
        <w:tc>
          <w:tcPr>
            <w:tcW w:w="1980" w:type="dxa"/>
            <w:tcBorders>
              <w:top w:val="nil"/>
              <w:left w:val="nil"/>
              <w:bottom w:val="nil"/>
              <w:right w:val="nil"/>
            </w:tcBorders>
            <w:shd w:val="clear" w:color="D9D9D9" w:fill="D9D9D9"/>
            <w:noWrap/>
            <w:vAlign w:val="bottom"/>
            <w:hideMark/>
          </w:tcPr>
          <w:p w14:paraId="37DF8A98"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15D4B3A0" w14:textId="77777777" w:rsidR="00E43A34" w:rsidRPr="006A738C" w:rsidRDefault="00E43A34" w:rsidP="009F0723">
            <w:pPr>
              <w:spacing w:line="360" w:lineRule="auto"/>
            </w:pPr>
          </w:p>
        </w:tc>
      </w:tr>
      <w:tr w:rsidR="00E43A34" w:rsidRPr="006A738C" w14:paraId="5478A88D" w14:textId="77777777" w:rsidTr="003940EB">
        <w:trPr>
          <w:trHeight w:val="300"/>
        </w:trPr>
        <w:tc>
          <w:tcPr>
            <w:tcW w:w="3060" w:type="dxa"/>
            <w:tcBorders>
              <w:top w:val="nil"/>
              <w:left w:val="nil"/>
              <w:bottom w:val="nil"/>
              <w:right w:val="nil"/>
            </w:tcBorders>
            <w:shd w:val="clear" w:color="auto" w:fill="auto"/>
            <w:noWrap/>
            <w:vAlign w:val="bottom"/>
            <w:hideMark/>
          </w:tcPr>
          <w:p w14:paraId="246B912D" w14:textId="77777777" w:rsidR="00E43A34" w:rsidRPr="006A738C" w:rsidRDefault="00E43A34" w:rsidP="009F0723">
            <w:pPr>
              <w:spacing w:line="360" w:lineRule="auto"/>
              <w:rPr>
                <w:i/>
                <w:iCs/>
                <w:color w:val="000000"/>
              </w:rPr>
            </w:pPr>
            <w:r w:rsidRPr="006A738C">
              <w:rPr>
                <w:i/>
                <w:iCs/>
                <w:color w:val="000000"/>
              </w:rPr>
              <w:t>Pythium dissotocum</w:t>
            </w:r>
          </w:p>
        </w:tc>
        <w:tc>
          <w:tcPr>
            <w:tcW w:w="1890" w:type="dxa"/>
            <w:tcBorders>
              <w:top w:val="nil"/>
              <w:left w:val="nil"/>
              <w:bottom w:val="nil"/>
              <w:right w:val="nil"/>
            </w:tcBorders>
            <w:shd w:val="clear" w:color="auto" w:fill="auto"/>
            <w:noWrap/>
            <w:vAlign w:val="bottom"/>
            <w:hideMark/>
          </w:tcPr>
          <w:p w14:paraId="4DAD391F"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097548EF" w14:textId="77777777" w:rsidR="00E43A34" w:rsidRPr="006A738C" w:rsidRDefault="00E43A34" w:rsidP="009F0723">
            <w:pPr>
              <w:spacing w:line="360" w:lineRule="auto"/>
              <w:rPr>
                <w:color w:val="000000"/>
              </w:rPr>
            </w:pPr>
            <w:r w:rsidRPr="006A738C">
              <w:rPr>
                <w:color w:val="000000"/>
              </w:rPr>
              <w:t>ML74</w:t>
            </w:r>
          </w:p>
        </w:tc>
        <w:tc>
          <w:tcPr>
            <w:tcW w:w="1980" w:type="dxa"/>
            <w:tcBorders>
              <w:top w:val="nil"/>
              <w:left w:val="nil"/>
              <w:bottom w:val="nil"/>
              <w:right w:val="nil"/>
            </w:tcBorders>
            <w:shd w:val="clear" w:color="auto" w:fill="auto"/>
            <w:noWrap/>
            <w:vAlign w:val="bottom"/>
            <w:hideMark/>
          </w:tcPr>
          <w:p w14:paraId="737BB729"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6C2EA4E4"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32114499" w14:textId="77777777" w:rsidTr="003940EB">
        <w:trPr>
          <w:trHeight w:val="300"/>
        </w:trPr>
        <w:tc>
          <w:tcPr>
            <w:tcW w:w="3060" w:type="dxa"/>
            <w:tcBorders>
              <w:top w:val="nil"/>
              <w:left w:val="nil"/>
              <w:bottom w:val="nil"/>
              <w:right w:val="nil"/>
            </w:tcBorders>
            <w:shd w:val="clear" w:color="D9D9D9" w:fill="D9D9D9"/>
            <w:noWrap/>
            <w:vAlign w:val="bottom"/>
            <w:hideMark/>
          </w:tcPr>
          <w:p w14:paraId="33E70E74" w14:textId="77777777" w:rsidR="00E43A34" w:rsidRPr="006A738C" w:rsidRDefault="00E43A34" w:rsidP="009F0723">
            <w:pPr>
              <w:spacing w:line="360" w:lineRule="auto"/>
              <w:rPr>
                <w:i/>
                <w:iCs/>
                <w:color w:val="000000"/>
              </w:rPr>
            </w:pPr>
            <w:r w:rsidRPr="006A738C">
              <w:rPr>
                <w:i/>
                <w:iCs/>
                <w:color w:val="000000"/>
              </w:rPr>
              <w:t>Pythium irregulare</w:t>
            </w:r>
          </w:p>
        </w:tc>
        <w:tc>
          <w:tcPr>
            <w:tcW w:w="1890" w:type="dxa"/>
            <w:tcBorders>
              <w:top w:val="nil"/>
              <w:left w:val="nil"/>
              <w:bottom w:val="nil"/>
              <w:right w:val="nil"/>
            </w:tcBorders>
            <w:shd w:val="clear" w:color="D9D9D9" w:fill="D9D9D9"/>
            <w:noWrap/>
            <w:vAlign w:val="bottom"/>
            <w:hideMark/>
          </w:tcPr>
          <w:p w14:paraId="42223AD4"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3637A3D1" w14:textId="77777777" w:rsidR="00E43A34" w:rsidRPr="006A738C" w:rsidRDefault="00E43A34" w:rsidP="009F0723">
            <w:pPr>
              <w:spacing w:line="360" w:lineRule="auto"/>
              <w:rPr>
                <w:color w:val="000000"/>
              </w:rPr>
            </w:pPr>
            <w:r w:rsidRPr="006A738C">
              <w:rPr>
                <w:color w:val="000000"/>
              </w:rPr>
              <w:t>S-F-63</w:t>
            </w:r>
          </w:p>
        </w:tc>
        <w:tc>
          <w:tcPr>
            <w:tcW w:w="1980" w:type="dxa"/>
            <w:tcBorders>
              <w:top w:val="nil"/>
              <w:left w:val="nil"/>
              <w:bottom w:val="nil"/>
              <w:right w:val="nil"/>
            </w:tcBorders>
            <w:shd w:val="clear" w:color="D9D9D9" w:fill="D9D9D9"/>
            <w:noWrap/>
            <w:vAlign w:val="bottom"/>
            <w:hideMark/>
          </w:tcPr>
          <w:p w14:paraId="0F9469B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4BA91ED9"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599B7CB4" w14:textId="77777777" w:rsidTr="003940EB">
        <w:trPr>
          <w:trHeight w:val="300"/>
        </w:trPr>
        <w:tc>
          <w:tcPr>
            <w:tcW w:w="3060" w:type="dxa"/>
            <w:tcBorders>
              <w:top w:val="nil"/>
              <w:left w:val="nil"/>
              <w:bottom w:val="nil"/>
              <w:right w:val="nil"/>
            </w:tcBorders>
            <w:shd w:val="clear" w:color="auto" w:fill="auto"/>
            <w:noWrap/>
            <w:vAlign w:val="bottom"/>
            <w:hideMark/>
          </w:tcPr>
          <w:p w14:paraId="5B816C49" w14:textId="77777777" w:rsidR="00E43A34" w:rsidRPr="006A738C" w:rsidRDefault="00E43A34" w:rsidP="009F0723">
            <w:pPr>
              <w:spacing w:line="360" w:lineRule="auto"/>
              <w:rPr>
                <w:i/>
                <w:iCs/>
                <w:color w:val="000000"/>
              </w:rPr>
            </w:pPr>
            <w:r w:rsidRPr="006A738C">
              <w:rPr>
                <w:i/>
                <w:iCs/>
                <w:color w:val="000000"/>
              </w:rPr>
              <w:t>Pythium oligandrum</w:t>
            </w:r>
          </w:p>
        </w:tc>
        <w:tc>
          <w:tcPr>
            <w:tcW w:w="1890" w:type="dxa"/>
            <w:tcBorders>
              <w:top w:val="nil"/>
              <w:left w:val="nil"/>
              <w:bottom w:val="nil"/>
              <w:right w:val="nil"/>
            </w:tcBorders>
            <w:shd w:val="clear" w:color="auto" w:fill="auto"/>
            <w:noWrap/>
            <w:vAlign w:val="bottom"/>
            <w:hideMark/>
          </w:tcPr>
          <w:p w14:paraId="0F240A0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74A1A2C1" w14:textId="77777777" w:rsidR="00E43A34" w:rsidRPr="006A738C" w:rsidRDefault="00E43A34" w:rsidP="009F0723">
            <w:pPr>
              <w:spacing w:line="360" w:lineRule="auto"/>
              <w:rPr>
                <w:color w:val="000000"/>
              </w:rPr>
            </w:pPr>
            <w:r w:rsidRPr="006A738C">
              <w:rPr>
                <w:color w:val="000000"/>
              </w:rPr>
              <w:t>Py1988-14</w:t>
            </w:r>
          </w:p>
        </w:tc>
        <w:tc>
          <w:tcPr>
            <w:tcW w:w="1980" w:type="dxa"/>
            <w:tcBorders>
              <w:top w:val="nil"/>
              <w:left w:val="nil"/>
              <w:bottom w:val="nil"/>
              <w:right w:val="nil"/>
            </w:tcBorders>
            <w:shd w:val="clear" w:color="auto" w:fill="auto"/>
            <w:noWrap/>
            <w:vAlign w:val="bottom"/>
            <w:hideMark/>
          </w:tcPr>
          <w:p w14:paraId="77EDBBBF"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7648957B" w14:textId="77777777" w:rsidR="00E43A34" w:rsidRPr="006A738C" w:rsidRDefault="00E43A34" w:rsidP="009F0723">
            <w:pPr>
              <w:spacing w:line="360" w:lineRule="auto"/>
            </w:pPr>
          </w:p>
        </w:tc>
      </w:tr>
      <w:tr w:rsidR="00E43A34" w:rsidRPr="006A738C" w14:paraId="2981A0DB" w14:textId="77777777" w:rsidTr="003940EB">
        <w:trPr>
          <w:trHeight w:val="300"/>
        </w:trPr>
        <w:tc>
          <w:tcPr>
            <w:tcW w:w="3060" w:type="dxa"/>
            <w:tcBorders>
              <w:top w:val="nil"/>
              <w:left w:val="nil"/>
              <w:bottom w:val="nil"/>
              <w:right w:val="nil"/>
            </w:tcBorders>
            <w:shd w:val="clear" w:color="D9D9D9" w:fill="D9D9D9"/>
            <w:noWrap/>
            <w:vAlign w:val="bottom"/>
            <w:hideMark/>
          </w:tcPr>
          <w:p w14:paraId="3D0BEA52" w14:textId="77777777" w:rsidR="00E43A34" w:rsidRPr="006A738C" w:rsidRDefault="00E43A34" w:rsidP="009F0723">
            <w:pPr>
              <w:spacing w:line="360" w:lineRule="auto"/>
              <w:rPr>
                <w:i/>
                <w:iCs/>
                <w:color w:val="000000"/>
              </w:rPr>
            </w:pPr>
            <w:r w:rsidRPr="006A738C">
              <w:rPr>
                <w:i/>
                <w:iCs/>
                <w:color w:val="000000"/>
              </w:rPr>
              <w:t>Pythium undulatum</w:t>
            </w:r>
          </w:p>
        </w:tc>
        <w:tc>
          <w:tcPr>
            <w:tcW w:w="1890" w:type="dxa"/>
            <w:tcBorders>
              <w:top w:val="nil"/>
              <w:left w:val="nil"/>
              <w:bottom w:val="nil"/>
              <w:right w:val="nil"/>
            </w:tcBorders>
            <w:shd w:val="clear" w:color="D9D9D9" w:fill="D9D9D9"/>
            <w:noWrap/>
            <w:vAlign w:val="bottom"/>
            <w:hideMark/>
          </w:tcPr>
          <w:p w14:paraId="0D2918F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7CAF9903" w14:textId="77777777" w:rsidR="00E43A34" w:rsidRPr="006A738C" w:rsidRDefault="00E43A34" w:rsidP="009F0723">
            <w:pPr>
              <w:spacing w:line="360" w:lineRule="auto"/>
              <w:rPr>
                <w:color w:val="000000"/>
              </w:rPr>
            </w:pPr>
            <w:r w:rsidRPr="006A738C">
              <w:rPr>
                <w:color w:val="000000"/>
              </w:rPr>
              <w:t>ML114</w:t>
            </w:r>
          </w:p>
        </w:tc>
        <w:tc>
          <w:tcPr>
            <w:tcW w:w="1980" w:type="dxa"/>
            <w:tcBorders>
              <w:top w:val="nil"/>
              <w:left w:val="nil"/>
              <w:bottom w:val="nil"/>
              <w:right w:val="nil"/>
            </w:tcBorders>
            <w:shd w:val="clear" w:color="D9D9D9" w:fill="D9D9D9"/>
            <w:noWrap/>
            <w:vAlign w:val="bottom"/>
            <w:hideMark/>
          </w:tcPr>
          <w:p w14:paraId="778E0DC2"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1FB2CD7B"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5D4EDB44" w14:textId="77777777" w:rsidTr="003940EB">
        <w:trPr>
          <w:trHeight w:val="300"/>
        </w:trPr>
        <w:tc>
          <w:tcPr>
            <w:tcW w:w="3060" w:type="dxa"/>
            <w:tcBorders>
              <w:top w:val="nil"/>
              <w:left w:val="nil"/>
              <w:bottom w:val="single" w:sz="4" w:space="0" w:color="000000"/>
              <w:right w:val="nil"/>
            </w:tcBorders>
            <w:shd w:val="clear" w:color="auto" w:fill="auto"/>
            <w:noWrap/>
            <w:vAlign w:val="bottom"/>
            <w:hideMark/>
          </w:tcPr>
          <w:p w14:paraId="6D04BBBC" w14:textId="77777777" w:rsidR="00E43A34" w:rsidRPr="006A738C" w:rsidRDefault="00E43A34" w:rsidP="009F0723">
            <w:pPr>
              <w:spacing w:line="360" w:lineRule="auto"/>
              <w:rPr>
                <w:i/>
                <w:iCs/>
                <w:color w:val="000000"/>
              </w:rPr>
            </w:pPr>
            <w:r w:rsidRPr="006A738C">
              <w:rPr>
                <w:i/>
                <w:iCs/>
                <w:color w:val="000000"/>
              </w:rPr>
              <w:t>Saprolegnia diclina</w:t>
            </w:r>
          </w:p>
        </w:tc>
        <w:tc>
          <w:tcPr>
            <w:tcW w:w="1890" w:type="dxa"/>
            <w:tcBorders>
              <w:top w:val="nil"/>
              <w:left w:val="nil"/>
              <w:bottom w:val="single" w:sz="4" w:space="0" w:color="000000"/>
              <w:right w:val="nil"/>
            </w:tcBorders>
            <w:shd w:val="clear" w:color="auto" w:fill="auto"/>
            <w:noWrap/>
            <w:vAlign w:val="bottom"/>
            <w:hideMark/>
          </w:tcPr>
          <w:p w14:paraId="69A314C1" w14:textId="77777777" w:rsidR="00E43A34" w:rsidRPr="006A738C" w:rsidRDefault="00E43A34" w:rsidP="003940EB">
            <w:pPr>
              <w:spacing w:line="360" w:lineRule="auto"/>
              <w:jc w:val="center"/>
              <w:rPr>
                <w:color w:val="000000"/>
              </w:rPr>
            </w:pPr>
            <w:r w:rsidRPr="006A738C">
              <w:rPr>
                <w:color w:val="000000"/>
              </w:rPr>
              <w:t>0.4</w:t>
            </w:r>
          </w:p>
        </w:tc>
        <w:tc>
          <w:tcPr>
            <w:tcW w:w="1426" w:type="dxa"/>
            <w:tcBorders>
              <w:top w:val="nil"/>
              <w:left w:val="nil"/>
              <w:bottom w:val="single" w:sz="4" w:space="0" w:color="000000"/>
              <w:right w:val="nil"/>
            </w:tcBorders>
            <w:shd w:val="clear" w:color="auto" w:fill="auto"/>
            <w:noWrap/>
            <w:vAlign w:val="bottom"/>
            <w:hideMark/>
          </w:tcPr>
          <w:p w14:paraId="30601AE3" w14:textId="77777777" w:rsidR="00E43A34" w:rsidRPr="006A738C" w:rsidRDefault="00E43A34" w:rsidP="009F0723">
            <w:pPr>
              <w:spacing w:line="360" w:lineRule="auto"/>
              <w:rPr>
                <w:color w:val="000000"/>
              </w:rPr>
            </w:pPr>
            <w:r w:rsidRPr="006A738C">
              <w:rPr>
                <w:color w:val="000000"/>
              </w:rPr>
              <w:t>ML118</w:t>
            </w:r>
          </w:p>
        </w:tc>
        <w:tc>
          <w:tcPr>
            <w:tcW w:w="1980" w:type="dxa"/>
            <w:tcBorders>
              <w:top w:val="nil"/>
              <w:left w:val="nil"/>
              <w:bottom w:val="single" w:sz="4" w:space="0" w:color="000000"/>
              <w:right w:val="nil"/>
            </w:tcBorders>
            <w:shd w:val="clear" w:color="auto" w:fill="auto"/>
            <w:noWrap/>
            <w:vAlign w:val="bottom"/>
            <w:hideMark/>
          </w:tcPr>
          <w:p w14:paraId="71F44A15" w14:textId="77777777" w:rsidR="00E43A34" w:rsidRPr="006A738C" w:rsidRDefault="00E43A34" w:rsidP="009F0723">
            <w:pPr>
              <w:spacing w:line="360" w:lineRule="auto"/>
              <w:rPr>
                <w:color w:val="000000"/>
              </w:rPr>
            </w:pPr>
          </w:p>
        </w:tc>
        <w:tc>
          <w:tcPr>
            <w:tcW w:w="3843" w:type="dxa"/>
            <w:tcBorders>
              <w:top w:val="nil"/>
              <w:left w:val="nil"/>
              <w:bottom w:val="single" w:sz="4" w:space="0" w:color="000000"/>
              <w:right w:val="nil"/>
            </w:tcBorders>
            <w:shd w:val="clear" w:color="auto" w:fill="auto"/>
            <w:noWrap/>
            <w:vAlign w:val="bottom"/>
            <w:hideMark/>
          </w:tcPr>
          <w:p w14:paraId="43CAFCBE" w14:textId="77777777" w:rsidR="00E43A34" w:rsidRPr="006A738C" w:rsidRDefault="00E43A34" w:rsidP="009F0723">
            <w:pPr>
              <w:spacing w:line="360" w:lineRule="auto"/>
            </w:pPr>
          </w:p>
        </w:tc>
      </w:tr>
    </w:tbl>
    <w:p w14:paraId="338B3D4A" w14:textId="77777777" w:rsidR="00EA139F" w:rsidRPr="006A738C" w:rsidRDefault="00EA139F">
      <w:pPr>
        <w:rPr>
          <w:b/>
        </w:rPr>
        <w:sectPr w:rsidR="00EA139F" w:rsidRPr="006A738C" w:rsidSect="00661F0B">
          <w:pgSz w:w="16820" w:h="11900" w:orient="landscape"/>
          <w:pgMar w:top="1701" w:right="1418" w:bottom="1701" w:left="1418" w:header="720" w:footer="720" w:gutter="0"/>
          <w:lnNumType w:countBy="1" w:restart="continuous"/>
          <w:pgNumType w:start="1"/>
          <w:cols w:space="720"/>
          <w:titlePg/>
          <w:docGrid w:linePitch="326"/>
        </w:sectPr>
      </w:pPr>
    </w:p>
    <w:p w14:paraId="00000128" w14:textId="6B0D8B73" w:rsidR="00096B6A" w:rsidRPr="006A738C" w:rsidRDefault="00CD5D5B" w:rsidP="0016448F">
      <w:pPr>
        <w:spacing w:line="480" w:lineRule="auto"/>
      </w:pPr>
      <w:r w:rsidRPr="006A738C">
        <w:rPr>
          <w:noProof/>
        </w:rPr>
        <w:lastRenderedPageBreak/>
        <w:drawing>
          <wp:inline distT="114300" distB="114300" distL="114300" distR="114300" wp14:anchorId="6785050C" wp14:editId="15D73C1A">
            <wp:extent cx="5734048" cy="2867023"/>
            <wp:effectExtent l="0" t="0" r="635"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5734048" cy="2867023"/>
                    </a:xfrm>
                    <a:prstGeom prst="rect">
                      <a:avLst/>
                    </a:prstGeom>
                    <a:ln/>
                  </pic:spPr>
                </pic:pic>
              </a:graphicData>
            </a:graphic>
          </wp:inline>
        </w:drawing>
      </w:r>
    </w:p>
    <w:p w14:paraId="4EE7BF8D" w14:textId="77777777" w:rsidR="00C4226B" w:rsidRDefault="00CD5D5B" w:rsidP="0016448F">
      <w:pPr>
        <w:spacing w:line="480" w:lineRule="auto"/>
        <w:rPr>
          <w:ins w:id="121" w:author="Zachary Foster" w:date="2022-03-24T12:00:00Z"/>
        </w:rPr>
      </w:pPr>
      <w:r w:rsidRPr="006A738C">
        <w:rPr>
          <w:b/>
        </w:rPr>
        <w:t>Fig</w:t>
      </w:r>
      <w:r w:rsidR="00D8220A" w:rsidRPr="006A738C">
        <w:rPr>
          <w:b/>
        </w:rPr>
        <w:t>ure</w:t>
      </w:r>
      <w:r w:rsidRPr="006A738C">
        <w:rPr>
          <w:b/>
        </w:rPr>
        <w:t xml:space="preserve"> </w:t>
      </w:r>
      <w:r w:rsidR="00BF382D" w:rsidRPr="006A738C">
        <w:rPr>
          <w:b/>
        </w:rPr>
        <w:t>S</w:t>
      </w:r>
      <w:r w:rsidR="00784E84" w:rsidRPr="006A738C">
        <w:rPr>
          <w:b/>
        </w:rPr>
        <w:t>1</w:t>
      </w:r>
      <w:r w:rsidRPr="006A738C">
        <w:rPr>
          <w:b/>
        </w:rPr>
        <w:t>.</w:t>
      </w:r>
      <w:r w:rsidRPr="006A738C">
        <w:t xml:space="preserve"> The distribution of amplicon lengths predicted to be produced by the </w:t>
      </w:r>
      <w:r w:rsidRPr="006A738C">
        <w:rPr>
          <w:i/>
        </w:rPr>
        <w:t>rps10</w:t>
      </w:r>
      <w:r w:rsidRPr="006A738C">
        <w:t xml:space="preserve"> and ITS1 methods tested, with and without the primer sites (without the Illumina adapters), based on reference database sequences. </w:t>
      </w:r>
      <w:r w:rsidR="008D31AE" w:rsidRPr="006A738C">
        <w:t>Only species present in both databases are included.</w:t>
      </w:r>
    </w:p>
    <w:p w14:paraId="15DE8EFC" w14:textId="77777777" w:rsidR="00C4226B" w:rsidRDefault="00C4226B" w:rsidP="0016448F">
      <w:pPr>
        <w:spacing w:line="480" w:lineRule="auto"/>
        <w:rPr>
          <w:ins w:id="122" w:author="Zachary Foster" w:date="2022-03-24T12:00:00Z"/>
        </w:rPr>
      </w:pPr>
    </w:p>
    <w:p w14:paraId="48E43C20" w14:textId="77777777" w:rsidR="00C4226B" w:rsidRDefault="00C4226B" w:rsidP="0016448F">
      <w:pPr>
        <w:spacing w:line="480" w:lineRule="auto"/>
        <w:rPr>
          <w:ins w:id="123" w:author="Zachary Foster" w:date="2022-03-24T12:00:00Z"/>
        </w:rPr>
      </w:pPr>
    </w:p>
    <w:p w14:paraId="7EA967C7" w14:textId="77777777" w:rsidR="00C4226B" w:rsidRDefault="00C4226B" w:rsidP="0016448F">
      <w:pPr>
        <w:spacing w:line="480" w:lineRule="auto"/>
        <w:rPr>
          <w:ins w:id="124" w:author="Zachary Foster" w:date="2022-03-24T12:00:00Z"/>
        </w:rPr>
      </w:pPr>
    </w:p>
    <w:p w14:paraId="17DE56BA" w14:textId="77777777" w:rsidR="00C4226B" w:rsidRDefault="00C4226B" w:rsidP="0016448F">
      <w:pPr>
        <w:spacing w:line="480" w:lineRule="auto"/>
        <w:rPr>
          <w:ins w:id="125" w:author="Zachary Foster" w:date="2022-03-24T12:00:00Z"/>
        </w:rPr>
      </w:pPr>
    </w:p>
    <w:p w14:paraId="6826B26E" w14:textId="77777777" w:rsidR="00C4226B" w:rsidRDefault="00C4226B" w:rsidP="0016448F">
      <w:pPr>
        <w:spacing w:line="480" w:lineRule="auto"/>
        <w:rPr>
          <w:ins w:id="126" w:author="Zachary Foster" w:date="2022-03-24T12:00:00Z"/>
        </w:rPr>
      </w:pPr>
    </w:p>
    <w:p w14:paraId="238D770D" w14:textId="77777777" w:rsidR="00C4226B" w:rsidRDefault="00C4226B" w:rsidP="0016448F">
      <w:pPr>
        <w:spacing w:line="480" w:lineRule="auto"/>
        <w:rPr>
          <w:ins w:id="127" w:author="Zachary Foster" w:date="2022-03-24T12:00:00Z"/>
        </w:rPr>
      </w:pPr>
    </w:p>
    <w:p w14:paraId="3D9DD8CB" w14:textId="77777777" w:rsidR="00C4226B" w:rsidRDefault="00C4226B" w:rsidP="0016448F">
      <w:pPr>
        <w:spacing w:line="480" w:lineRule="auto"/>
        <w:rPr>
          <w:ins w:id="128" w:author="Zachary Foster" w:date="2022-03-24T12:00:00Z"/>
        </w:rPr>
      </w:pPr>
    </w:p>
    <w:p w14:paraId="0E3207F2" w14:textId="77777777" w:rsidR="00C4226B" w:rsidRDefault="00C4226B" w:rsidP="0016448F">
      <w:pPr>
        <w:spacing w:line="480" w:lineRule="auto"/>
        <w:rPr>
          <w:ins w:id="129" w:author="Zachary Foster" w:date="2022-03-24T12:00:00Z"/>
        </w:rPr>
      </w:pPr>
    </w:p>
    <w:p w14:paraId="3507DF22" w14:textId="77777777" w:rsidR="00C4226B" w:rsidRDefault="00C4226B" w:rsidP="0016448F">
      <w:pPr>
        <w:spacing w:line="480" w:lineRule="auto"/>
        <w:rPr>
          <w:ins w:id="130" w:author="Zachary Foster" w:date="2022-03-24T12:00:00Z"/>
        </w:rPr>
      </w:pPr>
    </w:p>
    <w:p w14:paraId="595CF652" w14:textId="77777777" w:rsidR="00C4226B" w:rsidRDefault="00C4226B" w:rsidP="0016448F">
      <w:pPr>
        <w:spacing w:line="480" w:lineRule="auto"/>
        <w:rPr>
          <w:ins w:id="131" w:author="Zachary Foster" w:date="2022-03-24T12:00:00Z"/>
        </w:rPr>
      </w:pPr>
    </w:p>
    <w:p w14:paraId="45976967" w14:textId="77777777" w:rsidR="00C4226B" w:rsidRDefault="00C4226B" w:rsidP="0016448F">
      <w:pPr>
        <w:spacing w:line="480" w:lineRule="auto"/>
        <w:rPr>
          <w:ins w:id="132" w:author="Zachary Foster" w:date="2022-03-24T12:00:00Z"/>
        </w:rPr>
      </w:pPr>
    </w:p>
    <w:p w14:paraId="63EA3B24" w14:textId="77777777" w:rsidR="00C4226B" w:rsidRDefault="00C4226B" w:rsidP="0016448F">
      <w:pPr>
        <w:spacing w:line="480" w:lineRule="auto"/>
        <w:rPr>
          <w:ins w:id="133" w:author="Zachary Foster" w:date="2022-03-24T12:00:00Z"/>
        </w:rPr>
      </w:pPr>
    </w:p>
    <w:p w14:paraId="225B477E" w14:textId="77777777" w:rsidR="00C4226B" w:rsidRDefault="00C4226B" w:rsidP="0016448F">
      <w:pPr>
        <w:spacing w:line="480" w:lineRule="auto"/>
        <w:rPr>
          <w:ins w:id="134" w:author="Zachary Foster" w:date="2022-03-24T12:00:00Z"/>
        </w:rPr>
      </w:pPr>
    </w:p>
    <w:p w14:paraId="141449E6" w14:textId="23F6DAF1" w:rsidR="00C4226B" w:rsidRDefault="00071BE1" w:rsidP="00C4226B">
      <w:pPr>
        <w:spacing w:line="480" w:lineRule="auto"/>
        <w:rPr>
          <w:ins w:id="135" w:author="Zachary Foster" w:date="2022-03-24T12:01:00Z"/>
        </w:rPr>
      </w:pPr>
      <w:ins w:id="136" w:author="Zachary Foster" w:date="2022-03-24T21:35:00Z">
        <w:r w:rsidRPr="00071BE1">
          <w:rPr>
            <w:b/>
          </w:rPr>
          <w:lastRenderedPageBreak/>
          <w:drawing>
            <wp:inline distT="0" distB="0" distL="0" distR="0" wp14:anchorId="4DF0148E" wp14:editId="0646C0BE">
              <wp:extent cx="5759450" cy="290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904490"/>
                      </a:xfrm>
                      <a:prstGeom prst="rect">
                        <a:avLst/>
                      </a:prstGeom>
                    </pic:spPr>
                  </pic:pic>
                </a:graphicData>
              </a:graphic>
            </wp:inline>
          </w:drawing>
        </w:r>
      </w:ins>
      <w:ins w:id="137" w:author="Zachary Foster" w:date="2022-03-24T12:01:00Z">
        <w:r w:rsidR="00C4226B" w:rsidRPr="006A738C">
          <w:rPr>
            <w:b/>
          </w:rPr>
          <w:t>Figure S</w:t>
        </w:r>
        <w:r w:rsidR="00C4226B">
          <w:rPr>
            <w:b/>
          </w:rPr>
          <w:t>2</w:t>
        </w:r>
        <w:r w:rsidR="00C4226B" w:rsidRPr="006A738C">
          <w:rPr>
            <w:b/>
          </w:rPr>
          <w:t>.</w:t>
        </w:r>
        <w:r w:rsidR="00C4226B" w:rsidRPr="006A738C">
          <w:t xml:space="preserve"> </w:t>
        </w:r>
      </w:ins>
      <w:ins w:id="138" w:author="Zachary Foster" w:date="2022-03-24T12:02:00Z">
        <w:r w:rsidR="000D3B03">
          <w:t>The read proportions for members of the mock community</w:t>
        </w:r>
      </w:ins>
      <w:ins w:id="139" w:author="Zachary Foster" w:date="2022-03-24T12:04:00Z">
        <w:r w:rsidR="000D3B03">
          <w:t xml:space="preserve"> for </w:t>
        </w:r>
      </w:ins>
      <w:ins w:id="140" w:author="Zachary Foster" w:date="2022-03-24T12:05:00Z">
        <w:r w:rsidR="000D3B03">
          <w:t>the</w:t>
        </w:r>
      </w:ins>
      <w:ins w:id="141" w:author="Zachary Foster" w:date="2022-03-24T12:04:00Z">
        <w:r w:rsidR="000D3B03">
          <w:t xml:space="preserve"> </w:t>
        </w:r>
        <w:r w:rsidR="000D3B03">
          <w:rPr>
            <w:i/>
            <w:iCs/>
          </w:rPr>
          <w:t>rps10</w:t>
        </w:r>
        <w:r w:rsidR="000D3B03">
          <w:t xml:space="preserve"> and ITS1 methods</w:t>
        </w:r>
      </w:ins>
      <w:ins w:id="142" w:author="Zachary Foster" w:date="2022-03-24T12:03:00Z">
        <w:r w:rsidR="000D3B03">
          <w:t>.</w:t>
        </w:r>
      </w:ins>
      <w:ins w:id="143" w:author="Zachary Foster" w:date="2022-03-24T21:36:00Z">
        <w:r>
          <w:t xml:space="preserve"> (A) The distribution of each read proportions for each method.</w:t>
        </w:r>
      </w:ins>
      <w:ins w:id="144" w:author="Zachary Foster" w:date="2022-03-24T12:03:00Z">
        <w:r w:rsidR="000D3B03">
          <w:t xml:space="preserve"> The dotted line represents the 1/24 proportion expected </w:t>
        </w:r>
      </w:ins>
      <w:ins w:id="145" w:author="Zachary Foster" w:date="2022-03-24T12:05:00Z">
        <w:r w:rsidR="000D3B03">
          <w:t xml:space="preserve">for all species </w:t>
        </w:r>
      </w:ins>
      <w:ins w:id="146" w:author="Zachary Foster" w:date="2022-03-24T12:04:00Z">
        <w:r w:rsidR="000D3B03">
          <w:t>if</w:t>
        </w:r>
      </w:ins>
      <w:ins w:id="147" w:author="Zachary Foster" w:date="2022-03-24T12:03:00Z">
        <w:r w:rsidR="000D3B03">
          <w:t xml:space="preserve"> no biases were </w:t>
        </w:r>
      </w:ins>
      <w:ins w:id="148" w:author="Zachary Foster" w:date="2022-03-24T12:04:00Z">
        <w:r w:rsidR="000D3B03">
          <w:t>present in DNA extraction, PCR, or sequencing.</w:t>
        </w:r>
      </w:ins>
      <w:ins w:id="149" w:author="Zachary Foster" w:date="2022-03-24T21:36:00Z">
        <w:r>
          <w:t xml:space="preserve"> (B) </w:t>
        </w:r>
      </w:ins>
      <w:ins w:id="150" w:author="Zachary Foster" w:date="2022-03-24T21:37:00Z">
        <w:r>
          <w:t xml:space="preserve">The read proportion for each method plotted as a point for each species. </w:t>
        </w:r>
      </w:ins>
      <w:ins w:id="151" w:author="Zachary Foster" w:date="2022-03-24T21:38:00Z">
        <w:r>
          <w:t xml:space="preserve">The color represents the type of input DNA: </w:t>
        </w:r>
      </w:ins>
      <w:ins w:id="152" w:author="Zachary Foster" w:date="2022-03-24T21:39:00Z">
        <w:r>
          <w:t>successful extractions from pure cultures (“Normal”), extractions from pure cultures with low yield (“Less DNA”), and extractions from infected plant mat</w:t>
        </w:r>
      </w:ins>
      <w:ins w:id="153" w:author="Zachary Foster" w:date="2022-03-24T21:40:00Z">
        <w:r>
          <w:t>erial, which contains an unknown proportion of plant DNA.</w:t>
        </w:r>
      </w:ins>
    </w:p>
    <w:p w14:paraId="4C728A70" w14:textId="67682B8A" w:rsidR="00EF2296" w:rsidRPr="006A738C" w:rsidRDefault="009C0D35" w:rsidP="0016448F">
      <w:pPr>
        <w:spacing w:line="480" w:lineRule="auto"/>
      </w:pPr>
      <w:r w:rsidRPr="006A738C">
        <w:br w:type="page"/>
      </w:r>
    </w:p>
    <w:p w14:paraId="6713884E" w14:textId="77777777" w:rsidR="00284AC5" w:rsidRPr="006A738C" w:rsidRDefault="00284AC5" w:rsidP="0016448F">
      <w:pPr>
        <w:spacing w:line="480" w:lineRule="auto"/>
        <w:jc w:val="center"/>
        <w:rPr>
          <w:b/>
        </w:rPr>
      </w:pPr>
      <w:r w:rsidRPr="006A738C">
        <w:rPr>
          <w:b/>
          <w:noProof/>
        </w:rPr>
        <w:lastRenderedPageBreak/>
        <w:drawing>
          <wp:inline distT="0" distB="0" distL="0" distR="0" wp14:anchorId="6A2EAEE5" wp14:editId="2100C78A">
            <wp:extent cx="5731383" cy="409384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383" cy="4093844"/>
                    </a:xfrm>
                    <a:prstGeom prst="rect">
                      <a:avLst/>
                    </a:prstGeom>
                  </pic:spPr>
                </pic:pic>
              </a:graphicData>
            </a:graphic>
          </wp:inline>
        </w:drawing>
      </w:r>
    </w:p>
    <w:p w14:paraId="2E71E019" w14:textId="6CB63101" w:rsidR="00D712D8" w:rsidRPr="006A738C" w:rsidRDefault="00284AC5" w:rsidP="0016448F">
      <w:pPr>
        <w:spacing w:line="480" w:lineRule="auto"/>
      </w:pPr>
      <w:r w:rsidRPr="006A738C">
        <w:rPr>
          <w:b/>
        </w:rPr>
        <w:t>Fig</w:t>
      </w:r>
      <w:r w:rsidR="009D7C58" w:rsidRPr="006A738C">
        <w:rPr>
          <w:b/>
        </w:rPr>
        <w:t>ure</w:t>
      </w:r>
      <w:r w:rsidRPr="006A738C">
        <w:rPr>
          <w:b/>
        </w:rPr>
        <w:t xml:space="preserve"> </w:t>
      </w:r>
      <w:del w:id="154" w:author="Zachary Foster" w:date="2022-03-24T12:00:00Z">
        <w:r w:rsidRPr="006A738C" w:rsidDel="00C4226B">
          <w:rPr>
            <w:b/>
          </w:rPr>
          <w:delText>S</w:delText>
        </w:r>
        <w:r w:rsidR="00784E84" w:rsidRPr="006A738C" w:rsidDel="00C4226B">
          <w:rPr>
            <w:b/>
          </w:rPr>
          <w:delText>2</w:delText>
        </w:r>
      </w:del>
      <w:ins w:id="155" w:author="Zachary Foster" w:date="2022-03-24T12:00:00Z">
        <w:r w:rsidR="00C4226B" w:rsidRPr="006A738C">
          <w:rPr>
            <w:b/>
          </w:rPr>
          <w:t>S</w:t>
        </w:r>
        <w:r w:rsidR="00C4226B">
          <w:rPr>
            <w:b/>
          </w:rPr>
          <w:t>3</w:t>
        </w:r>
      </w:ins>
      <w:r w:rsidRPr="006A738C">
        <w:rPr>
          <w:b/>
        </w:rPr>
        <w:t>.</w:t>
      </w:r>
      <w:r w:rsidRPr="006A738C">
        <w:t xml:space="preserve"> The distribution of bootstrap scores for the taxonomic assignment of </w:t>
      </w:r>
      <w:r w:rsidR="00057B76" w:rsidRPr="006A738C">
        <w:t>amplified sequence variants (</w:t>
      </w:r>
      <w:r w:rsidRPr="006A738C">
        <w:t>ASVs</w:t>
      </w:r>
      <w:r w:rsidR="00057B76" w:rsidRPr="006A738C">
        <w:t>)</w:t>
      </w:r>
      <w:r w:rsidRPr="006A738C">
        <w:t xml:space="preserve"> in the mock community for the </w:t>
      </w:r>
      <w:r w:rsidR="006222D5">
        <w:rPr>
          <w:i/>
          <w:iCs/>
        </w:rPr>
        <w:t>rps10</w:t>
      </w:r>
      <w:r w:rsidRPr="006A738C">
        <w:t xml:space="preserve"> and </w:t>
      </w:r>
      <w:r w:rsidR="006222D5">
        <w:rPr>
          <w:iCs/>
        </w:rPr>
        <w:t xml:space="preserve">ITS1 </w:t>
      </w:r>
      <w:r w:rsidRPr="006A738C">
        <w:t>loci. The RDP Naive Bayesian Classifier "Reference", "Species", and "Genus" scores refer to the ability to consistently assign ASVs to a particular reference sequence, species, or genus respectively when the data is resampled. The neighbor joining tree scores quantify how consistent the branching pattern of the resulting tree is when the data is resampled</w:t>
      </w:r>
      <w:r w:rsidR="000044A9" w:rsidRPr="006A738C">
        <w:t>.</w:t>
      </w:r>
    </w:p>
    <w:p w14:paraId="5E169F4B" w14:textId="77777777" w:rsidR="00D712D8" w:rsidRPr="006A738C" w:rsidRDefault="00D712D8" w:rsidP="0016448F">
      <w:pPr>
        <w:spacing w:line="480" w:lineRule="auto"/>
        <w:jc w:val="center"/>
        <w:rPr>
          <w:b/>
        </w:rPr>
      </w:pPr>
      <w:r w:rsidRPr="006A738C">
        <w:rPr>
          <w:b/>
          <w:noProof/>
        </w:rPr>
        <w:lastRenderedPageBreak/>
        <w:drawing>
          <wp:inline distT="0" distB="0" distL="0" distR="0" wp14:anchorId="3DE12751" wp14:editId="35BC0A17">
            <wp:extent cx="5946619" cy="6591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59146" cy="6605517"/>
                    </a:xfrm>
                    <a:prstGeom prst="rect">
                      <a:avLst/>
                    </a:prstGeom>
                  </pic:spPr>
                </pic:pic>
              </a:graphicData>
            </a:graphic>
          </wp:inline>
        </w:drawing>
      </w:r>
    </w:p>
    <w:p w14:paraId="3CD234A8" w14:textId="179C6D32" w:rsidR="00D712D8" w:rsidRPr="006A738C" w:rsidRDefault="00D712D8" w:rsidP="0016448F">
      <w:pPr>
        <w:spacing w:line="480" w:lineRule="auto"/>
      </w:pPr>
      <w:r w:rsidRPr="006A738C">
        <w:rPr>
          <w:b/>
        </w:rPr>
        <w:t xml:space="preserve">Figure </w:t>
      </w:r>
      <w:del w:id="156" w:author="Zachary Foster" w:date="2022-03-24T12:00:00Z">
        <w:r w:rsidRPr="006A738C" w:rsidDel="00C4226B">
          <w:rPr>
            <w:b/>
          </w:rPr>
          <w:delText>S</w:delText>
        </w:r>
        <w:r w:rsidR="00784E84" w:rsidRPr="006A738C" w:rsidDel="00C4226B">
          <w:rPr>
            <w:b/>
          </w:rPr>
          <w:delText>3</w:delText>
        </w:r>
      </w:del>
      <w:ins w:id="157" w:author="Zachary Foster" w:date="2022-03-24T12:00:00Z">
        <w:r w:rsidR="00C4226B" w:rsidRPr="006A738C">
          <w:rPr>
            <w:b/>
          </w:rPr>
          <w:t>S</w:t>
        </w:r>
        <w:r w:rsidR="00C4226B">
          <w:rPr>
            <w:b/>
          </w:rPr>
          <w:t>4</w:t>
        </w:r>
      </w:ins>
      <w:r w:rsidRPr="006A738C">
        <w:rPr>
          <w:b/>
        </w:rPr>
        <w:t>.</w:t>
      </w:r>
      <w:r w:rsidRPr="006A738C">
        <w:t xml:space="preserve"> Bootstrapped neighbor-joining tree of ASVs in mock community samples and reference sequences </w:t>
      </w:r>
      <w:r w:rsidR="00F5411E" w:rsidRPr="006A738C">
        <w:t>for species included</w:t>
      </w:r>
      <w:r w:rsidRPr="006A738C">
        <w:t xml:space="preserve"> in the mock communities. The number of reads represented by each ASV is shown in parentheses.</w:t>
      </w:r>
    </w:p>
    <w:sectPr w:rsidR="00D712D8" w:rsidRPr="006A738C" w:rsidSect="00661F0B">
      <w:pgSz w:w="11906" w:h="16838"/>
      <w:pgMar w:top="1701" w:right="1418" w:bottom="1701" w:left="1418" w:header="720" w:footer="720" w:gutter="0"/>
      <w:lnNumType w:countBy="1" w:restart="continuou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8DA87" w14:textId="77777777" w:rsidR="00442B62" w:rsidRDefault="00442B62">
      <w:r>
        <w:separator/>
      </w:r>
    </w:p>
  </w:endnote>
  <w:endnote w:type="continuationSeparator" w:id="0">
    <w:p w14:paraId="3AC3846D" w14:textId="77777777" w:rsidR="00442B62" w:rsidRDefault="00442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CCF8" w14:textId="77777777" w:rsidR="0009759C" w:rsidRDefault="000975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3" w14:textId="77777777" w:rsidR="0009759C" w:rsidRDefault="000975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0BE9" w14:textId="77777777" w:rsidR="0009759C" w:rsidRDefault="00097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A43D6" w14:textId="77777777" w:rsidR="00442B62" w:rsidRDefault="00442B62">
      <w:r>
        <w:separator/>
      </w:r>
    </w:p>
  </w:footnote>
  <w:footnote w:type="continuationSeparator" w:id="0">
    <w:p w14:paraId="1A439D0C" w14:textId="77777777" w:rsidR="00442B62" w:rsidRDefault="00442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2247403"/>
      <w:docPartObj>
        <w:docPartGallery w:val="Page Numbers (Top of Page)"/>
        <w:docPartUnique/>
      </w:docPartObj>
    </w:sdtPr>
    <w:sdtEndPr>
      <w:rPr>
        <w:rStyle w:val="PageNumber"/>
      </w:rPr>
    </w:sdtEndPr>
    <w:sdtContent>
      <w:p w14:paraId="414C0804" w14:textId="4AA1B532" w:rsidR="0009759C" w:rsidRDefault="0009759C" w:rsidP="00CD5D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1546DA" w14:textId="77777777" w:rsidR="0009759C" w:rsidRDefault="0009759C" w:rsidP="00ED7C7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576000"/>
      <w:docPartObj>
        <w:docPartGallery w:val="Page Numbers (Top of Page)"/>
        <w:docPartUnique/>
      </w:docPartObj>
    </w:sdtPr>
    <w:sdtEndPr>
      <w:rPr>
        <w:rStyle w:val="PageNumber"/>
      </w:rPr>
    </w:sdtEndPr>
    <w:sdtContent>
      <w:p w14:paraId="2EE7A6A4" w14:textId="4325B9E8" w:rsidR="0009759C" w:rsidRDefault="0009759C" w:rsidP="00CD5D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187A825B" w14:textId="77777777" w:rsidR="0009759C" w:rsidRDefault="0009759C" w:rsidP="00ED7C7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528CE" w14:textId="77777777" w:rsidR="0009759C" w:rsidRDefault="00097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C90"/>
    <w:multiLevelType w:val="hybridMultilevel"/>
    <w:tmpl w:val="3D3A4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A81AF8"/>
    <w:multiLevelType w:val="multilevel"/>
    <w:tmpl w:val="B5D4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547F87"/>
    <w:multiLevelType w:val="hybridMultilevel"/>
    <w:tmpl w:val="AEFC728A"/>
    <w:lvl w:ilvl="0" w:tplc="0C090001">
      <w:start w:val="6"/>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2362B54"/>
    <w:multiLevelType w:val="hybridMultilevel"/>
    <w:tmpl w:val="5372A5AE"/>
    <w:lvl w:ilvl="0" w:tplc="0C090001">
      <w:start w:val="6"/>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2E7CE1"/>
    <w:multiLevelType w:val="hybridMultilevel"/>
    <w:tmpl w:val="0344B526"/>
    <w:lvl w:ilvl="0" w:tplc="F0E06D34">
      <w:start w:val="2"/>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63C369E0"/>
    <w:multiLevelType w:val="multilevel"/>
    <w:tmpl w:val="1650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C5732E"/>
    <w:multiLevelType w:val="hybridMultilevel"/>
    <w:tmpl w:val="E8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chary Foster">
    <w15:presenceInfo w15:providerId="Windows Live" w15:userId="df57d5b5afba8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B6A"/>
    <w:rsid w:val="0000044C"/>
    <w:rsid w:val="00000F3E"/>
    <w:rsid w:val="00001F94"/>
    <w:rsid w:val="000044A9"/>
    <w:rsid w:val="0001046B"/>
    <w:rsid w:val="00031761"/>
    <w:rsid w:val="0003185C"/>
    <w:rsid w:val="00032260"/>
    <w:rsid w:val="00041E15"/>
    <w:rsid w:val="00042845"/>
    <w:rsid w:val="000477A6"/>
    <w:rsid w:val="000561BC"/>
    <w:rsid w:val="00056E31"/>
    <w:rsid w:val="00057B76"/>
    <w:rsid w:val="00063464"/>
    <w:rsid w:val="00064A43"/>
    <w:rsid w:val="00071BE1"/>
    <w:rsid w:val="00073CEC"/>
    <w:rsid w:val="00077B7D"/>
    <w:rsid w:val="0008386D"/>
    <w:rsid w:val="000874E6"/>
    <w:rsid w:val="00087EB0"/>
    <w:rsid w:val="00096068"/>
    <w:rsid w:val="000969E4"/>
    <w:rsid w:val="00096B6A"/>
    <w:rsid w:val="0009759C"/>
    <w:rsid w:val="000A121F"/>
    <w:rsid w:val="000A1286"/>
    <w:rsid w:val="000A2859"/>
    <w:rsid w:val="000A39B1"/>
    <w:rsid w:val="000A552D"/>
    <w:rsid w:val="000A68A3"/>
    <w:rsid w:val="000B0CCB"/>
    <w:rsid w:val="000B259A"/>
    <w:rsid w:val="000B4726"/>
    <w:rsid w:val="000B5CFD"/>
    <w:rsid w:val="000C1475"/>
    <w:rsid w:val="000C2535"/>
    <w:rsid w:val="000C73EB"/>
    <w:rsid w:val="000C74A4"/>
    <w:rsid w:val="000D36A5"/>
    <w:rsid w:val="000D3B03"/>
    <w:rsid w:val="000D41A0"/>
    <w:rsid w:val="000D5430"/>
    <w:rsid w:val="000E0C49"/>
    <w:rsid w:val="000E18B4"/>
    <w:rsid w:val="000E3FF1"/>
    <w:rsid w:val="000E413F"/>
    <w:rsid w:val="000E5E52"/>
    <w:rsid w:val="000E7419"/>
    <w:rsid w:val="000F5490"/>
    <w:rsid w:val="000F711F"/>
    <w:rsid w:val="000F7AC5"/>
    <w:rsid w:val="001008C8"/>
    <w:rsid w:val="00101E5A"/>
    <w:rsid w:val="001039E0"/>
    <w:rsid w:val="00106164"/>
    <w:rsid w:val="00112E68"/>
    <w:rsid w:val="001146BE"/>
    <w:rsid w:val="00115DAA"/>
    <w:rsid w:val="00121D17"/>
    <w:rsid w:val="0012336F"/>
    <w:rsid w:val="0012507E"/>
    <w:rsid w:val="00134EDC"/>
    <w:rsid w:val="001417A5"/>
    <w:rsid w:val="00143731"/>
    <w:rsid w:val="00143A3A"/>
    <w:rsid w:val="00144981"/>
    <w:rsid w:val="00144BC3"/>
    <w:rsid w:val="00146CC6"/>
    <w:rsid w:val="00147D46"/>
    <w:rsid w:val="00152494"/>
    <w:rsid w:val="00154962"/>
    <w:rsid w:val="00160C8F"/>
    <w:rsid w:val="00163277"/>
    <w:rsid w:val="0016448F"/>
    <w:rsid w:val="00165105"/>
    <w:rsid w:val="00165BF1"/>
    <w:rsid w:val="001714BE"/>
    <w:rsid w:val="00180101"/>
    <w:rsid w:val="00180631"/>
    <w:rsid w:val="00180C42"/>
    <w:rsid w:val="0018438B"/>
    <w:rsid w:val="00186A8F"/>
    <w:rsid w:val="001874B6"/>
    <w:rsid w:val="0019142F"/>
    <w:rsid w:val="001924D1"/>
    <w:rsid w:val="001952EF"/>
    <w:rsid w:val="0019774B"/>
    <w:rsid w:val="001A4D7B"/>
    <w:rsid w:val="001A62FB"/>
    <w:rsid w:val="001B1791"/>
    <w:rsid w:val="001B389D"/>
    <w:rsid w:val="001B4BDD"/>
    <w:rsid w:val="001B64B2"/>
    <w:rsid w:val="001B6E40"/>
    <w:rsid w:val="001C1BC7"/>
    <w:rsid w:val="001C23E0"/>
    <w:rsid w:val="001D4408"/>
    <w:rsid w:val="001E481E"/>
    <w:rsid w:val="001E596B"/>
    <w:rsid w:val="001E6305"/>
    <w:rsid w:val="001F065A"/>
    <w:rsid w:val="001F0CE1"/>
    <w:rsid w:val="001F19FD"/>
    <w:rsid w:val="001F4790"/>
    <w:rsid w:val="001F59EB"/>
    <w:rsid w:val="001F5FE5"/>
    <w:rsid w:val="001F7ED1"/>
    <w:rsid w:val="002032C4"/>
    <w:rsid w:val="002039AF"/>
    <w:rsid w:val="00210F75"/>
    <w:rsid w:val="002110B9"/>
    <w:rsid w:val="002128D7"/>
    <w:rsid w:val="00213561"/>
    <w:rsid w:val="002137EC"/>
    <w:rsid w:val="002212C6"/>
    <w:rsid w:val="00221C0B"/>
    <w:rsid w:val="00222FDD"/>
    <w:rsid w:val="00225A52"/>
    <w:rsid w:val="00225E26"/>
    <w:rsid w:val="002301E3"/>
    <w:rsid w:val="00230203"/>
    <w:rsid w:val="00231210"/>
    <w:rsid w:val="00233057"/>
    <w:rsid w:val="00234654"/>
    <w:rsid w:val="00246ACB"/>
    <w:rsid w:val="0024724E"/>
    <w:rsid w:val="002518A0"/>
    <w:rsid w:val="00265114"/>
    <w:rsid w:val="00267202"/>
    <w:rsid w:val="002704EE"/>
    <w:rsid w:val="00273619"/>
    <w:rsid w:val="002758CC"/>
    <w:rsid w:val="0027618C"/>
    <w:rsid w:val="0028185B"/>
    <w:rsid w:val="00284AC5"/>
    <w:rsid w:val="0028741F"/>
    <w:rsid w:val="002907C1"/>
    <w:rsid w:val="0029229A"/>
    <w:rsid w:val="0029434C"/>
    <w:rsid w:val="002B0A2E"/>
    <w:rsid w:val="002B57DE"/>
    <w:rsid w:val="002C2748"/>
    <w:rsid w:val="002D1C12"/>
    <w:rsid w:val="002D2C82"/>
    <w:rsid w:val="002D7D9D"/>
    <w:rsid w:val="002E01AD"/>
    <w:rsid w:val="002E1511"/>
    <w:rsid w:val="002E452C"/>
    <w:rsid w:val="002E6825"/>
    <w:rsid w:val="002E6861"/>
    <w:rsid w:val="002E7F92"/>
    <w:rsid w:val="002F4BCF"/>
    <w:rsid w:val="002F5188"/>
    <w:rsid w:val="002F5871"/>
    <w:rsid w:val="002F6A62"/>
    <w:rsid w:val="003006DB"/>
    <w:rsid w:val="00303BF6"/>
    <w:rsid w:val="0031058C"/>
    <w:rsid w:val="003154FF"/>
    <w:rsid w:val="00315F93"/>
    <w:rsid w:val="003179F5"/>
    <w:rsid w:val="00322C63"/>
    <w:rsid w:val="00325FF7"/>
    <w:rsid w:val="00326824"/>
    <w:rsid w:val="00334396"/>
    <w:rsid w:val="003366BD"/>
    <w:rsid w:val="00337E30"/>
    <w:rsid w:val="0034146B"/>
    <w:rsid w:val="00343E67"/>
    <w:rsid w:val="003458D1"/>
    <w:rsid w:val="00346AD0"/>
    <w:rsid w:val="003506EA"/>
    <w:rsid w:val="0035114E"/>
    <w:rsid w:val="003518D9"/>
    <w:rsid w:val="00361D92"/>
    <w:rsid w:val="0036242B"/>
    <w:rsid w:val="0036293E"/>
    <w:rsid w:val="00364681"/>
    <w:rsid w:val="00365306"/>
    <w:rsid w:val="00365988"/>
    <w:rsid w:val="003702B5"/>
    <w:rsid w:val="00370A3C"/>
    <w:rsid w:val="00376A24"/>
    <w:rsid w:val="00380F09"/>
    <w:rsid w:val="00381111"/>
    <w:rsid w:val="00381FA3"/>
    <w:rsid w:val="003825CD"/>
    <w:rsid w:val="003832FC"/>
    <w:rsid w:val="003838EB"/>
    <w:rsid w:val="00386723"/>
    <w:rsid w:val="00386FB6"/>
    <w:rsid w:val="00387E9B"/>
    <w:rsid w:val="00394099"/>
    <w:rsid w:val="003940EB"/>
    <w:rsid w:val="00397B4B"/>
    <w:rsid w:val="003A3D54"/>
    <w:rsid w:val="003A4A5C"/>
    <w:rsid w:val="003B0BB2"/>
    <w:rsid w:val="003B1505"/>
    <w:rsid w:val="003B17E3"/>
    <w:rsid w:val="003B1CBC"/>
    <w:rsid w:val="003B30E5"/>
    <w:rsid w:val="003B4590"/>
    <w:rsid w:val="003B4815"/>
    <w:rsid w:val="003B4BE6"/>
    <w:rsid w:val="003B794E"/>
    <w:rsid w:val="003C2B86"/>
    <w:rsid w:val="003C3B46"/>
    <w:rsid w:val="003C6941"/>
    <w:rsid w:val="003D0B9D"/>
    <w:rsid w:val="003D4D40"/>
    <w:rsid w:val="003E0F85"/>
    <w:rsid w:val="003E2533"/>
    <w:rsid w:val="003F38ED"/>
    <w:rsid w:val="003F7BA7"/>
    <w:rsid w:val="003F7DD5"/>
    <w:rsid w:val="00404329"/>
    <w:rsid w:val="004078E7"/>
    <w:rsid w:val="004137B9"/>
    <w:rsid w:val="00422009"/>
    <w:rsid w:val="00422A2F"/>
    <w:rsid w:val="00422ECA"/>
    <w:rsid w:val="00422FA1"/>
    <w:rsid w:val="00424F75"/>
    <w:rsid w:val="0042627E"/>
    <w:rsid w:val="00427ED2"/>
    <w:rsid w:val="0043245C"/>
    <w:rsid w:val="00432EDE"/>
    <w:rsid w:val="00433CFE"/>
    <w:rsid w:val="00442B62"/>
    <w:rsid w:val="00443AF4"/>
    <w:rsid w:val="00445F2D"/>
    <w:rsid w:val="00451D8E"/>
    <w:rsid w:val="004522B8"/>
    <w:rsid w:val="00453F5D"/>
    <w:rsid w:val="00454C69"/>
    <w:rsid w:val="004607F3"/>
    <w:rsid w:val="00460C56"/>
    <w:rsid w:val="00465B40"/>
    <w:rsid w:val="00465D33"/>
    <w:rsid w:val="00472454"/>
    <w:rsid w:val="00475224"/>
    <w:rsid w:val="0047552F"/>
    <w:rsid w:val="00477602"/>
    <w:rsid w:val="00483BDC"/>
    <w:rsid w:val="00485BBB"/>
    <w:rsid w:val="00485DEE"/>
    <w:rsid w:val="00490731"/>
    <w:rsid w:val="004918F4"/>
    <w:rsid w:val="004964D0"/>
    <w:rsid w:val="0049672A"/>
    <w:rsid w:val="004972E2"/>
    <w:rsid w:val="004A34A1"/>
    <w:rsid w:val="004A6247"/>
    <w:rsid w:val="004A6A55"/>
    <w:rsid w:val="004A7992"/>
    <w:rsid w:val="004B3036"/>
    <w:rsid w:val="004B381A"/>
    <w:rsid w:val="004C3615"/>
    <w:rsid w:val="004C5602"/>
    <w:rsid w:val="004E026C"/>
    <w:rsid w:val="004E0C89"/>
    <w:rsid w:val="004E61B6"/>
    <w:rsid w:val="004F5DA0"/>
    <w:rsid w:val="005004ED"/>
    <w:rsid w:val="00503194"/>
    <w:rsid w:val="005058C6"/>
    <w:rsid w:val="00510581"/>
    <w:rsid w:val="00520F3A"/>
    <w:rsid w:val="005216D4"/>
    <w:rsid w:val="00526578"/>
    <w:rsid w:val="00532A47"/>
    <w:rsid w:val="00534C3A"/>
    <w:rsid w:val="005368D8"/>
    <w:rsid w:val="00537523"/>
    <w:rsid w:val="005445DF"/>
    <w:rsid w:val="00545DC4"/>
    <w:rsid w:val="0054648A"/>
    <w:rsid w:val="00547DFE"/>
    <w:rsid w:val="00552E28"/>
    <w:rsid w:val="00554D01"/>
    <w:rsid w:val="0056099E"/>
    <w:rsid w:val="00561B14"/>
    <w:rsid w:val="00561D24"/>
    <w:rsid w:val="00562DA2"/>
    <w:rsid w:val="00563D5C"/>
    <w:rsid w:val="00564F75"/>
    <w:rsid w:val="005655E6"/>
    <w:rsid w:val="00566B9D"/>
    <w:rsid w:val="005674F2"/>
    <w:rsid w:val="0057324E"/>
    <w:rsid w:val="00577792"/>
    <w:rsid w:val="00580D71"/>
    <w:rsid w:val="00583FBF"/>
    <w:rsid w:val="00586673"/>
    <w:rsid w:val="00591969"/>
    <w:rsid w:val="005934D4"/>
    <w:rsid w:val="0059369D"/>
    <w:rsid w:val="00594548"/>
    <w:rsid w:val="005954E4"/>
    <w:rsid w:val="00595A89"/>
    <w:rsid w:val="00596762"/>
    <w:rsid w:val="00596D49"/>
    <w:rsid w:val="005A32B9"/>
    <w:rsid w:val="005A54D0"/>
    <w:rsid w:val="005A5CAB"/>
    <w:rsid w:val="005B0F64"/>
    <w:rsid w:val="005B4657"/>
    <w:rsid w:val="005B5418"/>
    <w:rsid w:val="005C0E4C"/>
    <w:rsid w:val="005D289A"/>
    <w:rsid w:val="005D2A38"/>
    <w:rsid w:val="005D3C91"/>
    <w:rsid w:val="005D6B6E"/>
    <w:rsid w:val="005D6C34"/>
    <w:rsid w:val="005E3D40"/>
    <w:rsid w:val="005E6284"/>
    <w:rsid w:val="005E7912"/>
    <w:rsid w:val="005F0FB8"/>
    <w:rsid w:val="005F5626"/>
    <w:rsid w:val="005F7194"/>
    <w:rsid w:val="0060457E"/>
    <w:rsid w:val="00617669"/>
    <w:rsid w:val="00620186"/>
    <w:rsid w:val="00620E94"/>
    <w:rsid w:val="006215AC"/>
    <w:rsid w:val="00621FDD"/>
    <w:rsid w:val="006222D5"/>
    <w:rsid w:val="00622D53"/>
    <w:rsid w:val="00623ECB"/>
    <w:rsid w:val="00625642"/>
    <w:rsid w:val="00632EB7"/>
    <w:rsid w:val="006348CA"/>
    <w:rsid w:val="006355DC"/>
    <w:rsid w:val="00636EE7"/>
    <w:rsid w:val="00640884"/>
    <w:rsid w:val="006409E6"/>
    <w:rsid w:val="00640A13"/>
    <w:rsid w:val="00642ACE"/>
    <w:rsid w:val="00645724"/>
    <w:rsid w:val="006458D5"/>
    <w:rsid w:val="00651EE3"/>
    <w:rsid w:val="0065234F"/>
    <w:rsid w:val="00654801"/>
    <w:rsid w:val="00655137"/>
    <w:rsid w:val="00657424"/>
    <w:rsid w:val="00661E2D"/>
    <w:rsid w:val="00661F0B"/>
    <w:rsid w:val="00665D51"/>
    <w:rsid w:val="00665DD6"/>
    <w:rsid w:val="0066605F"/>
    <w:rsid w:val="0066693F"/>
    <w:rsid w:val="00666BF0"/>
    <w:rsid w:val="00667073"/>
    <w:rsid w:val="006717E0"/>
    <w:rsid w:val="006750A3"/>
    <w:rsid w:val="00677CD9"/>
    <w:rsid w:val="00677F3C"/>
    <w:rsid w:val="006810DF"/>
    <w:rsid w:val="00687242"/>
    <w:rsid w:val="00691A1E"/>
    <w:rsid w:val="006926BF"/>
    <w:rsid w:val="00692C2F"/>
    <w:rsid w:val="006A1583"/>
    <w:rsid w:val="006A184E"/>
    <w:rsid w:val="006A280B"/>
    <w:rsid w:val="006A35AE"/>
    <w:rsid w:val="006A738C"/>
    <w:rsid w:val="006A746C"/>
    <w:rsid w:val="006B085A"/>
    <w:rsid w:val="006B2371"/>
    <w:rsid w:val="006B46D7"/>
    <w:rsid w:val="006B47BA"/>
    <w:rsid w:val="006B5AB0"/>
    <w:rsid w:val="006B675A"/>
    <w:rsid w:val="006C048B"/>
    <w:rsid w:val="006C1FC5"/>
    <w:rsid w:val="006C2F60"/>
    <w:rsid w:val="006C4470"/>
    <w:rsid w:val="006C5855"/>
    <w:rsid w:val="006D0A9C"/>
    <w:rsid w:val="006D0AA6"/>
    <w:rsid w:val="006D33ED"/>
    <w:rsid w:val="006D52CD"/>
    <w:rsid w:val="006D6580"/>
    <w:rsid w:val="006D6BCA"/>
    <w:rsid w:val="006D7BA7"/>
    <w:rsid w:val="006E114B"/>
    <w:rsid w:val="006E2E54"/>
    <w:rsid w:val="006E4830"/>
    <w:rsid w:val="006E4A76"/>
    <w:rsid w:val="006E6E9B"/>
    <w:rsid w:val="006F0603"/>
    <w:rsid w:val="006F48BA"/>
    <w:rsid w:val="006F5C4D"/>
    <w:rsid w:val="00704F66"/>
    <w:rsid w:val="007069A7"/>
    <w:rsid w:val="007075E7"/>
    <w:rsid w:val="007160AE"/>
    <w:rsid w:val="00717F09"/>
    <w:rsid w:val="00721BE8"/>
    <w:rsid w:val="00723CD8"/>
    <w:rsid w:val="00723E67"/>
    <w:rsid w:val="0072482E"/>
    <w:rsid w:val="00725A3B"/>
    <w:rsid w:val="007267F4"/>
    <w:rsid w:val="0072785D"/>
    <w:rsid w:val="007345A0"/>
    <w:rsid w:val="00736491"/>
    <w:rsid w:val="00741358"/>
    <w:rsid w:val="00751864"/>
    <w:rsid w:val="007551F9"/>
    <w:rsid w:val="00757963"/>
    <w:rsid w:val="00766487"/>
    <w:rsid w:val="00775C56"/>
    <w:rsid w:val="00780469"/>
    <w:rsid w:val="00780610"/>
    <w:rsid w:val="00781FEB"/>
    <w:rsid w:val="00784E84"/>
    <w:rsid w:val="00791195"/>
    <w:rsid w:val="00792FDC"/>
    <w:rsid w:val="00793B19"/>
    <w:rsid w:val="00795AAD"/>
    <w:rsid w:val="007A049F"/>
    <w:rsid w:val="007A3056"/>
    <w:rsid w:val="007A547C"/>
    <w:rsid w:val="007A7A77"/>
    <w:rsid w:val="007B0066"/>
    <w:rsid w:val="007B2400"/>
    <w:rsid w:val="007B292E"/>
    <w:rsid w:val="007B3863"/>
    <w:rsid w:val="007B43DD"/>
    <w:rsid w:val="007B7F96"/>
    <w:rsid w:val="007C1D8A"/>
    <w:rsid w:val="007C4947"/>
    <w:rsid w:val="007C782E"/>
    <w:rsid w:val="007D63F4"/>
    <w:rsid w:val="007E2055"/>
    <w:rsid w:val="007F12C1"/>
    <w:rsid w:val="007F3307"/>
    <w:rsid w:val="007F487B"/>
    <w:rsid w:val="008027BA"/>
    <w:rsid w:val="00810770"/>
    <w:rsid w:val="00811DD2"/>
    <w:rsid w:val="0081674E"/>
    <w:rsid w:val="00817330"/>
    <w:rsid w:val="008212AD"/>
    <w:rsid w:val="00821886"/>
    <w:rsid w:val="00823374"/>
    <w:rsid w:val="0083162C"/>
    <w:rsid w:val="00832BB1"/>
    <w:rsid w:val="00835229"/>
    <w:rsid w:val="00836128"/>
    <w:rsid w:val="008367B8"/>
    <w:rsid w:val="00836AF0"/>
    <w:rsid w:val="00837C73"/>
    <w:rsid w:val="00840AAD"/>
    <w:rsid w:val="00845059"/>
    <w:rsid w:val="008461A3"/>
    <w:rsid w:val="00851FB7"/>
    <w:rsid w:val="00852DBE"/>
    <w:rsid w:val="00852DF8"/>
    <w:rsid w:val="00853A87"/>
    <w:rsid w:val="008541BD"/>
    <w:rsid w:val="00854237"/>
    <w:rsid w:val="008547E4"/>
    <w:rsid w:val="008554F7"/>
    <w:rsid w:val="00860A46"/>
    <w:rsid w:val="00860F9D"/>
    <w:rsid w:val="00864C2D"/>
    <w:rsid w:val="00864F7B"/>
    <w:rsid w:val="00866DFA"/>
    <w:rsid w:val="00870C52"/>
    <w:rsid w:val="00872C63"/>
    <w:rsid w:val="00873CE8"/>
    <w:rsid w:val="00873E4D"/>
    <w:rsid w:val="00874E22"/>
    <w:rsid w:val="00874FB0"/>
    <w:rsid w:val="0088234C"/>
    <w:rsid w:val="0088240B"/>
    <w:rsid w:val="008847BF"/>
    <w:rsid w:val="008901BA"/>
    <w:rsid w:val="008901EF"/>
    <w:rsid w:val="00894F93"/>
    <w:rsid w:val="008976EC"/>
    <w:rsid w:val="008A2FF8"/>
    <w:rsid w:val="008A679B"/>
    <w:rsid w:val="008B077B"/>
    <w:rsid w:val="008B2FBA"/>
    <w:rsid w:val="008B4EC8"/>
    <w:rsid w:val="008C06FE"/>
    <w:rsid w:val="008C0EAA"/>
    <w:rsid w:val="008C497F"/>
    <w:rsid w:val="008C5BD2"/>
    <w:rsid w:val="008C7237"/>
    <w:rsid w:val="008C7491"/>
    <w:rsid w:val="008D31AE"/>
    <w:rsid w:val="008D790D"/>
    <w:rsid w:val="008E4553"/>
    <w:rsid w:val="008E5080"/>
    <w:rsid w:val="008E58F4"/>
    <w:rsid w:val="008F2B48"/>
    <w:rsid w:val="008F3D4B"/>
    <w:rsid w:val="008F5AD8"/>
    <w:rsid w:val="008F6D7E"/>
    <w:rsid w:val="008F70A8"/>
    <w:rsid w:val="00902743"/>
    <w:rsid w:val="00902818"/>
    <w:rsid w:val="00902D72"/>
    <w:rsid w:val="0090572A"/>
    <w:rsid w:val="009128F5"/>
    <w:rsid w:val="00914BC1"/>
    <w:rsid w:val="009152D0"/>
    <w:rsid w:val="00915C08"/>
    <w:rsid w:val="00915DAE"/>
    <w:rsid w:val="0091788A"/>
    <w:rsid w:val="00924EDE"/>
    <w:rsid w:val="009252F3"/>
    <w:rsid w:val="00926B60"/>
    <w:rsid w:val="00926B97"/>
    <w:rsid w:val="009276EB"/>
    <w:rsid w:val="00930E85"/>
    <w:rsid w:val="0093127C"/>
    <w:rsid w:val="009312F4"/>
    <w:rsid w:val="009340BA"/>
    <w:rsid w:val="00935414"/>
    <w:rsid w:val="0093663E"/>
    <w:rsid w:val="00937186"/>
    <w:rsid w:val="0094067E"/>
    <w:rsid w:val="0094326B"/>
    <w:rsid w:val="0095154D"/>
    <w:rsid w:val="00952798"/>
    <w:rsid w:val="00952C1E"/>
    <w:rsid w:val="009537CA"/>
    <w:rsid w:val="0095561B"/>
    <w:rsid w:val="009558D9"/>
    <w:rsid w:val="009675B8"/>
    <w:rsid w:val="00973259"/>
    <w:rsid w:val="00977B37"/>
    <w:rsid w:val="00980B28"/>
    <w:rsid w:val="00983ACE"/>
    <w:rsid w:val="0098742C"/>
    <w:rsid w:val="0098778F"/>
    <w:rsid w:val="009A2884"/>
    <w:rsid w:val="009A3837"/>
    <w:rsid w:val="009A48B6"/>
    <w:rsid w:val="009A7100"/>
    <w:rsid w:val="009A710E"/>
    <w:rsid w:val="009A76ED"/>
    <w:rsid w:val="009B3BE4"/>
    <w:rsid w:val="009C0D35"/>
    <w:rsid w:val="009C1958"/>
    <w:rsid w:val="009C4FEC"/>
    <w:rsid w:val="009C6F8D"/>
    <w:rsid w:val="009C7BE4"/>
    <w:rsid w:val="009D0680"/>
    <w:rsid w:val="009D2814"/>
    <w:rsid w:val="009D7C58"/>
    <w:rsid w:val="009D7F04"/>
    <w:rsid w:val="009E0A96"/>
    <w:rsid w:val="009E1916"/>
    <w:rsid w:val="009E40DE"/>
    <w:rsid w:val="009E428B"/>
    <w:rsid w:val="009F0723"/>
    <w:rsid w:val="009F0950"/>
    <w:rsid w:val="009F62EA"/>
    <w:rsid w:val="009F63F5"/>
    <w:rsid w:val="00A00FB7"/>
    <w:rsid w:val="00A01322"/>
    <w:rsid w:val="00A023E7"/>
    <w:rsid w:val="00A05463"/>
    <w:rsid w:val="00A10BC5"/>
    <w:rsid w:val="00A1109A"/>
    <w:rsid w:val="00A113F4"/>
    <w:rsid w:val="00A11E9C"/>
    <w:rsid w:val="00A1220C"/>
    <w:rsid w:val="00A13E9A"/>
    <w:rsid w:val="00A16B84"/>
    <w:rsid w:val="00A17C06"/>
    <w:rsid w:val="00A202A1"/>
    <w:rsid w:val="00A25865"/>
    <w:rsid w:val="00A309C3"/>
    <w:rsid w:val="00A33FF9"/>
    <w:rsid w:val="00A3519B"/>
    <w:rsid w:val="00A37787"/>
    <w:rsid w:val="00A43F60"/>
    <w:rsid w:val="00A4660B"/>
    <w:rsid w:val="00A46D21"/>
    <w:rsid w:val="00A46DAD"/>
    <w:rsid w:val="00A474EC"/>
    <w:rsid w:val="00A50437"/>
    <w:rsid w:val="00A516C5"/>
    <w:rsid w:val="00A5429F"/>
    <w:rsid w:val="00A55274"/>
    <w:rsid w:val="00A5552A"/>
    <w:rsid w:val="00A639F6"/>
    <w:rsid w:val="00A705B8"/>
    <w:rsid w:val="00A71380"/>
    <w:rsid w:val="00A77275"/>
    <w:rsid w:val="00A82ACD"/>
    <w:rsid w:val="00A83933"/>
    <w:rsid w:val="00A84857"/>
    <w:rsid w:val="00A848F3"/>
    <w:rsid w:val="00A87EBD"/>
    <w:rsid w:val="00A903DD"/>
    <w:rsid w:val="00A905CD"/>
    <w:rsid w:val="00A9714E"/>
    <w:rsid w:val="00AA0750"/>
    <w:rsid w:val="00AA53BF"/>
    <w:rsid w:val="00AA5780"/>
    <w:rsid w:val="00AB255E"/>
    <w:rsid w:val="00AB4931"/>
    <w:rsid w:val="00AB6AF9"/>
    <w:rsid w:val="00AC26BE"/>
    <w:rsid w:val="00AC4F17"/>
    <w:rsid w:val="00AD1F2F"/>
    <w:rsid w:val="00AD3C41"/>
    <w:rsid w:val="00AD5ECA"/>
    <w:rsid w:val="00AE04C9"/>
    <w:rsid w:val="00AE1594"/>
    <w:rsid w:val="00AE1C76"/>
    <w:rsid w:val="00AE2393"/>
    <w:rsid w:val="00AE30CA"/>
    <w:rsid w:val="00AE50F1"/>
    <w:rsid w:val="00AE5C79"/>
    <w:rsid w:val="00AE645C"/>
    <w:rsid w:val="00AF263C"/>
    <w:rsid w:val="00AF49E0"/>
    <w:rsid w:val="00AF667E"/>
    <w:rsid w:val="00B015DA"/>
    <w:rsid w:val="00B030A0"/>
    <w:rsid w:val="00B034BA"/>
    <w:rsid w:val="00B11836"/>
    <w:rsid w:val="00B1183D"/>
    <w:rsid w:val="00B1205A"/>
    <w:rsid w:val="00B12BF0"/>
    <w:rsid w:val="00B137EC"/>
    <w:rsid w:val="00B203F4"/>
    <w:rsid w:val="00B22265"/>
    <w:rsid w:val="00B23510"/>
    <w:rsid w:val="00B237A9"/>
    <w:rsid w:val="00B24AA5"/>
    <w:rsid w:val="00B27DFD"/>
    <w:rsid w:val="00B30A81"/>
    <w:rsid w:val="00B31402"/>
    <w:rsid w:val="00B316EB"/>
    <w:rsid w:val="00B32A28"/>
    <w:rsid w:val="00B34D7B"/>
    <w:rsid w:val="00B35927"/>
    <w:rsid w:val="00B37CFC"/>
    <w:rsid w:val="00B438A9"/>
    <w:rsid w:val="00B43AF2"/>
    <w:rsid w:val="00B43CFE"/>
    <w:rsid w:val="00B46936"/>
    <w:rsid w:val="00B46CE4"/>
    <w:rsid w:val="00B50866"/>
    <w:rsid w:val="00B50E1C"/>
    <w:rsid w:val="00B50F2F"/>
    <w:rsid w:val="00B531A9"/>
    <w:rsid w:val="00B55512"/>
    <w:rsid w:val="00B5625C"/>
    <w:rsid w:val="00B56613"/>
    <w:rsid w:val="00B56F0C"/>
    <w:rsid w:val="00B57039"/>
    <w:rsid w:val="00B602BD"/>
    <w:rsid w:val="00B660B3"/>
    <w:rsid w:val="00B66A0D"/>
    <w:rsid w:val="00B67B0A"/>
    <w:rsid w:val="00B70E4F"/>
    <w:rsid w:val="00B713FD"/>
    <w:rsid w:val="00B71A35"/>
    <w:rsid w:val="00B71FC4"/>
    <w:rsid w:val="00B74179"/>
    <w:rsid w:val="00B75BF7"/>
    <w:rsid w:val="00B77AB3"/>
    <w:rsid w:val="00B77C00"/>
    <w:rsid w:val="00B8534F"/>
    <w:rsid w:val="00B85B83"/>
    <w:rsid w:val="00B9061B"/>
    <w:rsid w:val="00B92A31"/>
    <w:rsid w:val="00B93EE0"/>
    <w:rsid w:val="00B94647"/>
    <w:rsid w:val="00B952E5"/>
    <w:rsid w:val="00B97E84"/>
    <w:rsid w:val="00BA3562"/>
    <w:rsid w:val="00BA3CDC"/>
    <w:rsid w:val="00BB2AD6"/>
    <w:rsid w:val="00BB6428"/>
    <w:rsid w:val="00BB74EF"/>
    <w:rsid w:val="00BB7585"/>
    <w:rsid w:val="00BB76BF"/>
    <w:rsid w:val="00BC128D"/>
    <w:rsid w:val="00BC3763"/>
    <w:rsid w:val="00BC527C"/>
    <w:rsid w:val="00BC6EA1"/>
    <w:rsid w:val="00BD037C"/>
    <w:rsid w:val="00BD0B75"/>
    <w:rsid w:val="00BD2FA3"/>
    <w:rsid w:val="00BD3EFC"/>
    <w:rsid w:val="00BD46D0"/>
    <w:rsid w:val="00BD69DF"/>
    <w:rsid w:val="00BE0931"/>
    <w:rsid w:val="00BE5C65"/>
    <w:rsid w:val="00BF382D"/>
    <w:rsid w:val="00BF56E8"/>
    <w:rsid w:val="00C01F1F"/>
    <w:rsid w:val="00C0368C"/>
    <w:rsid w:val="00C03C9B"/>
    <w:rsid w:val="00C05716"/>
    <w:rsid w:val="00C05A1B"/>
    <w:rsid w:val="00C06FF9"/>
    <w:rsid w:val="00C108E1"/>
    <w:rsid w:val="00C1327D"/>
    <w:rsid w:val="00C15C85"/>
    <w:rsid w:val="00C205D6"/>
    <w:rsid w:val="00C20A78"/>
    <w:rsid w:val="00C2542E"/>
    <w:rsid w:val="00C27954"/>
    <w:rsid w:val="00C30E38"/>
    <w:rsid w:val="00C35728"/>
    <w:rsid w:val="00C3606F"/>
    <w:rsid w:val="00C41C49"/>
    <w:rsid w:val="00C4226B"/>
    <w:rsid w:val="00C45B2F"/>
    <w:rsid w:val="00C46958"/>
    <w:rsid w:val="00C523E2"/>
    <w:rsid w:val="00C5301C"/>
    <w:rsid w:val="00C5489D"/>
    <w:rsid w:val="00C617D0"/>
    <w:rsid w:val="00C6359A"/>
    <w:rsid w:val="00C648A1"/>
    <w:rsid w:val="00C6757D"/>
    <w:rsid w:val="00C71597"/>
    <w:rsid w:val="00C74A06"/>
    <w:rsid w:val="00C776DB"/>
    <w:rsid w:val="00C77C5F"/>
    <w:rsid w:val="00C81F78"/>
    <w:rsid w:val="00C827BB"/>
    <w:rsid w:val="00C8520C"/>
    <w:rsid w:val="00C90408"/>
    <w:rsid w:val="00C90C77"/>
    <w:rsid w:val="00C9136B"/>
    <w:rsid w:val="00C9144E"/>
    <w:rsid w:val="00C95A96"/>
    <w:rsid w:val="00C95F8A"/>
    <w:rsid w:val="00C968BA"/>
    <w:rsid w:val="00C97BBF"/>
    <w:rsid w:val="00CA4DA7"/>
    <w:rsid w:val="00CA6A04"/>
    <w:rsid w:val="00CA7249"/>
    <w:rsid w:val="00CB025B"/>
    <w:rsid w:val="00CB2224"/>
    <w:rsid w:val="00CB3C41"/>
    <w:rsid w:val="00CB474A"/>
    <w:rsid w:val="00CC3E63"/>
    <w:rsid w:val="00CC4F97"/>
    <w:rsid w:val="00CD56D5"/>
    <w:rsid w:val="00CD5D5B"/>
    <w:rsid w:val="00CD7263"/>
    <w:rsid w:val="00CE205B"/>
    <w:rsid w:val="00CE2C11"/>
    <w:rsid w:val="00CF057E"/>
    <w:rsid w:val="00CF14AA"/>
    <w:rsid w:val="00D02866"/>
    <w:rsid w:val="00D0521E"/>
    <w:rsid w:val="00D073D7"/>
    <w:rsid w:val="00D07C88"/>
    <w:rsid w:val="00D07E54"/>
    <w:rsid w:val="00D1388C"/>
    <w:rsid w:val="00D1548E"/>
    <w:rsid w:val="00D36AA8"/>
    <w:rsid w:val="00D402F7"/>
    <w:rsid w:val="00D407E7"/>
    <w:rsid w:val="00D40E1A"/>
    <w:rsid w:val="00D4791D"/>
    <w:rsid w:val="00D572B1"/>
    <w:rsid w:val="00D60D25"/>
    <w:rsid w:val="00D62597"/>
    <w:rsid w:val="00D66B4F"/>
    <w:rsid w:val="00D712D8"/>
    <w:rsid w:val="00D7186C"/>
    <w:rsid w:val="00D73A85"/>
    <w:rsid w:val="00D76500"/>
    <w:rsid w:val="00D8220A"/>
    <w:rsid w:val="00D874F4"/>
    <w:rsid w:val="00D91293"/>
    <w:rsid w:val="00D912D5"/>
    <w:rsid w:val="00D92D4B"/>
    <w:rsid w:val="00D96F8C"/>
    <w:rsid w:val="00DA6042"/>
    <w:rsid w:val="00DB05D9"/>
    <w:rsid w:val="00DB0949"/>
    <w:rsid w:val="00DB18F8"/>
    <w:rsid w:val="00DB5C31"/>
    <w:rsid w:val="00DB5C62"/>
    <w:rsid w:val="00DB657D"/>
    <w:rsid w:val="00DC00AE"/>
    <w:rsid w:val="00DC10B0"/>
    <w:rsid w:val="00DC1AD2"/>
    <w:rsid w:val="00DC2611"/>
    <w:rsid w:val="00DC447A"/>
    <w:rsid w:val="00DD1539"/>
    <w:rsid w:val="00DD36D5"/>
    <w:rsid w:val="00DE7310"/>
    <w:rsid w:val="00DF156C"/>
    <w:rsid w:val="00DF445F"/>
    <w:rsid w:val="00DF79E7"/>
    <w:rsid w:val="00E00237"/>
    <w:rsid w:val="00E03E49"/>
    <w:rsid w:val="00E05F14"/>
    <w:rsid w:val="00E10558"/>
    <w:rsid w:val="00E11476"/>
    <w:rsid w:val="00E13D66"/>
    <w:rsid w:val="00E150E1"/>
    <w:rsid w:val="00E17B58"/>
    <w:rsid w:val="00E2051F"/>
    <w:rsid w:val="00E20B78"/>
    <w:rsid w:val="00E26907"/>
    <w:rsid w:val="00E31D07"/>
    <w:rsid w:val="00E32073"/>
    <w:rsid w:val="00E32AD5"/>
    <w:rsid w:val="00E339FF"/>
    <w:rsid w:val="00E33F89"/>
    <w:rsid w:val="00E34B9C"/>
    <w:rsid w:val="00E416A4"/>
    <w:rsid w:val="00E42720"/>
    <w:rsid w:val="00E43A34"/>
    <w:rsid w:val="00E47FEE"/>
    <w:rsid w:val="00E5140F"/>
    <w:rsid w:val="00E51A1B"/>
    <w:rsid w:val="00E51CC3"/>
    <w:rsid w:val="00E5275A"/>
    <w:rsid w:val="00E5559A"/>
    <w:rsid w:val="00E608F1"/>
    <w:rsid w:val="00E62963"/>
    <w:rsid w:val="00E66DD8"/>
    <w:rsid w:val="00E7126B"/>
    <w:rsid w:val="00E72F79"/>
    <w:rsid w:val="00E75044"/>
    <w:rsid w:val="00E75372"/>
    <w:rsid w:val="00E76B8D"/>
    <w:rsid w:val="00E77B7A"/>
    <w:rsid w:val="00E85081"/>
    <w:rsid w:val="00E8533A"/>
    <w:rsid w:val="00E90AE4"/>
    <w:rsid w:val="00E92B33"/>
    <w:rsid w:val="00E9519E"/>
    <w:rsid w:val="00E955F6"/>
    <w:rsid w:val="00E95A4A"/>
    <w:rsid w:val="00EA139F"/>
    <w:rsid w:val="00EA1976"/>
    <w:rsid w:val="00EA7DC0"/>
    <w:rsid w:val="00EB127D"/>
    <w:rsid w:val="00EB1FDB"/>
    <w:rsid w:val="00EB402D"/>
    <w:rsid w:val="00EB599B"/>
    <w:rsid w:val="00EB6BD8"/>
    <w:rsid w:val="00EC18F0"/>
    <w:rsid w:val="00EC1E21"/>
    <w:rsid w:val="00EC30ED"/>
    <w:rsid w:val="00EC3A4D"/>
    <w:rsid w:val="00EC5363"/>
    <w:rsid w:val="00EC6E00"/>
    <w:rsid w:val="00ED1FE8"/>
    <w:rsid w:val="00ED2773"/>
    <w:rsid w:val="00ED4886"/>
    <w:rsid w:val="00ED7C70"/>
    <w:rsid w:val="00EE11AC"/>
    <w:rsid w:val="00EE156B"/>
    <w:rsid w:val="00EE29F0"/>
    <w:rsid w:val="00EF1186"/>
    <w:rsid w:val="00EF2296"/>
    <w:rsid w:val="00EF272F"/>
    <w:rsid w:val="00F013A0"/>
    <w:rsid w:val="00F05027"/>
    <w:rsid w:val="00F11FEB"/>
    <w:rsid w:val="00F155C4"/>
    <w:rsid w:val="00F1664E"/>
    <w:rsid w:val="00F167BA"/>
    <w:rsid w:val="00F20DF5"/>
    <w:rsid w:val="00F30296"/>
    <w:rsid w:val="00F322FD"/>
    <w:rsid w:val="00F34C35"/>
    <w:rsid w:val="00F42297"/>
    <w:rsid w:val="00F447D6"/>
    <w:rsid w:val="00F47F04"/>
    <w:rsid w:val="00F51A8A"/>
    <w:rsid w:val="00F533ED"/>
    <w:rsid w:val="00F5411E"/>
    <w:rsid w:val="00F6308C"/>
    <w:rsid w:val="00F65903"/>
    <w:rsid w:val="00F66F4B"/>
    <w:rsid w:val="00F724A5"/>
    <w:rsid w:val="00F752AD"/>
    <w:rsid w:val="00F80AFE"/>
    <w:rsid w:val="00F84A1B"/>
    <w:rsid w:val="00F867A3"/>
    <w:rsid w:val="00F91205"/>
    <w:rsid w:val="00F91AE6"/>
    <w:rsid w:val="00F92B0E"/>
    <w:rsid w:val="00F93677"/>
    <w:rsid w:val="00F93F60"/>
    <w:rsid w:val="00F96F87"/>
    <w:rsid w:val="00FA229C"/>
    <w:rsid w:val="00FA2BBF"/>
    <w:rsid w:val="00FA378F"/>
    <w:rsid w:val="00FA379B"/>
    <w:rsid w:val="00FB4649"/>
    <w:rsid w:val="00FB7C70"/>
    <w:rsid w:val="00FC41AD"/>
    <w:rsid w:val="00FC537E"/>
    <w:rsid w:val="00FC67B8"/>
    <w:rsid w:val="00FE3409"/>
    <w:rsid w:val="00FE4D32"/>
    <w:rsid w:val="00FE51EF"/>
    <w:rsid w:val="00FF0D83"/>
    <w:rsid w:val="00FF6901"/>
    <w:rsid w:val="00FF693D"/>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7D310"/>
  <w15:docId w15:val="{88DB3CEC-2DBF-394B-9242-EFBDDE95A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0A8"/>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after="160"/>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B71F7"/>
    <w:rPr>
      <w:rFonts w:eastAsia="Calibri"/>
      <w:sz w:val="18"/>
      <w:szCs w:val="18"/>
    </w:rPr>
  </w:style>
  <w:style w:type="character" w:customStyle="1" w:styleId="BalloonTextChar">
    <w:name w:val="Balloon Text Char"/>
    <w:basedOn w:val="DefaultParagraphFont"/>
    <w:link w:val="BalloonText"/>
    <w:uiPriority w:val="99"/>
    <w:semiHidden/>
    <w:rsid w:val="000B71F7"/>
    <w:rPr>
      <w:rFonts w:ascii="Times New Roman" w:hAnsi="Times New Roman" w:cs="Times New Roman"/>
      <w:sz w:val="18"/>
      <w:szCs w:val="18"/>
    </w:rPr>
  </w:style>
  <w:style w:type="character" w:styleId="Hyperlink">
    <w:name w:val="Hyperlink"/>
    <w:basedOn w:val="DefaultParagraphFont"/>
    <w:uiPriority w:val="99"/>
    <w:unhideWhenUsed/>
    <w:rsid w:val="00212A7D"/>
    <w:rPr>
      <w:color w:val="0000FF" w:themeColor="hyperlink"/>
      <w:u w:val="single"/>
    </w:rPr>
  </w:style>
  <w:style w:type="character" w:customStyle="1" w:styleId="UnresolvedMention1">
    <w:name w:val="Unresolved Mention1"/>
    <w:basedOn w:val="DefaultParagraphFont"/>
    <w:uiPriority w:val="99"/>
    <w:semiHidden/>
    <w:unhideWhenUsed/>
    <w:rsid w:val="00212A7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045C2B"/>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045C2B"/>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62785F"/>
    <w:pPr>
      <w:tabs>
        <w:tab w:val="left" w:pos="380"/>
      </w:tabs>
      <w:spacing w:line="480" w:lineRule="auto"/>
      <w:ind w:left="720" w:hanging="720"/>
    </w:p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D7C70"/>
    <w:pPr>
      <w:tabs>
        <w:tab w:val="center" w:pos="4680"/>
        <w:tab w:val="right" w:pos="9360"/>
      </w:tabs>
    </w:pPr>
  </w:style>
  <w:style w:type="character" w:customStyle="1" w:styleId="HeaderChar">
    <w:name w:val="Header Char"/>
    <w:basedOn w:val="DefaultParagraphFont"/>
    <w:link w:val="Header"/>
    <w:uiPriority w:val="99"/>
    <w:rsid w:val="00ED7C70"/>
  </w:style>
  <w:style w:type="character" w:styleId="PageNumber">
    <w:name w:val="page number"/>
    <w:basedOn w:val="DefaultParagraphFont"/>
    <w:uiPriority w:val="99"/>
    <w:semiHidden/>
    <w:unhideWhenUsed/>
    <w:rsid w:val="00ED7C70"/>
  </w:style>
  <w:style w:type="character" w:styleId="LineNumber">
    <w:name w:val="line number"/>
    <w:basedOn w:val="DefaultParagraphFont"/>
    <w:uiPriority w:val="99"/>
    <w:semiHidden/>
    <w:unhideWhenUsed/>
    <w:rsid w:val="00ED7C70"/>
  </w:style>
  <w:style w:type="paragraph" w:styleId="Revision">
    <w:name w:val="Revision"/>
    <w:hidden/>
    <w:uiPriority w:val="99"/>
    <w:semiHidden/>
    <w:rsid w:val="008027BA"/>
  </w:style>
  <w:style w:type="table" w:styleId="ListTable6Colorful">
    <w:name w:val="List Table 6 Colorful"/>
    <w:basedOn w:val="TableNormal"/>
    <w:uiPriority w:val="51"/>
    <w:rsid w:val="00C6359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C048B"/>
    <w:rPr>
      <w:color w:val="605E5C"/>
      <w:shd w:val="clear" w:color="auto" w:fill="E1DFDD"/>
    </w:rPr>
  </w:style>
  <w:style w:type="paragraph" w:styleId="ListParagraph">
    <w:name w:val="List Paragraph"/>
    <w:basedOn w:val="Normal"/>
    <w:uiPriority w:val="34"/>
    <w:qFormat/>
    <w:rsid w:val="00554D01"/>
    <w:pPr>
      <w:ind w:left="720"/>
      <w:contextualSpacing/>
    </w:pPr>
  </w:style>
  <w:style w:type="table" w:styleId="TableGrid">
    <w:name w:val="Table Grid"/>
    <w:basedOn w:val="TableNormal"/>
    <w:uiPriority w:val="39"/>
    <w:rsid w:val="00433C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3185C"/>
    <w:pPr>
      <w:tabs>
        <w:tab w:val="center" w:pos="4513"/>
        <w:tab w:val="right" w:pos="9026"/>
      </w:tabs>
    </w:pPr>
  </w:style>
  <w:style w:type="character" w:customStyle="1" w:styleId="FooterChar">
    <w:name w:val="Footer Char"/>
    <w:basedOn w:val="DefaultParagraphFont"/>
    <w:link w:val="Footer"/>
    <w:uiPriority w:val="99"/>
    <w:rsid w:val="0003185C"/>
  </w:style>
  <w:style w:type="table" w:styleId="PlainTable4">
    <w:name w:val="Plain Table 4"/>
    <w:basedOn w:val="TableNormal"/>
    <w:uiPriority w:val="44"/>
    <w:rsid w:val="005A54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F27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4139">
      <w:bodyDiv w:val="1"/>
      <w:marLeft w:val="0"/>
      <w:marRight w:val="0"/>
      <w:marTop w:val="0"/>
      <w:marBottom w:val="0"/>
      <w:divBdr>
        <w:top w:val="none" w:sz="0" w:space="0" w:color="auto"/>
        <w:left w:val="none" w:sz="0" w:space="0" w:color="auto"/>
        <w:bottom w:val="none" w:sz="0" w:space="0" w:color="auto"/>
        <w:right w:val="none" w:sz="0" w:space="0" w:color="auto"/>
      </w:divBdr>
    </w:div>
    <w:div w:id="129130425">
      <w:bodyDiv w:val="1"/>
      <w:marLeft w:val="0"/>
      <w:marRight w:val="0"/>
      <w:marTop w:val="0"/>
      <w:marBottom w:val="0"/>
      <w:divBdr>
        <w:top w:val="none" w:sz="0" w:space="0" w:color="auto"/>
        <w:left w:val="none" w:sz="0" w:space="0" w:color="auto"/>
        <w:bottom w:val="none" w:sz="0" w:space="0" w:color="auto"/>
        <w:right w:val="none" w:sz="0" w:space="0" w:color="auto"/>
      </w:divBdr>
    </w:div>
    <w:div w:id="170072856">
      <w:bodyDiv w:val="1"/>
      <w:marLeft w:val="0"/>
      <w:marRight w:val="0"/>
      <w:marTop w:val="0"/>
      <w:marBottom w:val="0"/>
      <w:divBdr>
        <w:top w:val="none" w:sz="0" w:space="0" w:color="auto"/>
        <w:left w:val="none" w:sz="0" w:space="0" w:color="auto"/>
        <w:bottom w:val="none" w:sz="0" w:space="0" w:color="auto"/>
        <w:right w:val="none" w:sz="0" w:space="0" w:color="auto"/>
      </w:divBdr>
    </w:div>
    <w:div w:id="297999080">
      <w:bodyDiv w:val="1"/>
      <w:marLeft w:val="0"/>
      <w:marRight w:val="0"/>
      <w:marTop w:val="0"/>
      <w:marBottom w:val="0"/>
      <w:divBdr>
        <w:top w:val="none" w:sz="0" w:space="0" w:color="auto"/>
        <w:left w:val="none" w:sz="0" w:space="0" w:color="auto"/>
        <w:bottom w:val="none" w:sz="0" w:space="0" w:color="auto"/>
        <w:right w:val="none" w:sz="0" w:space="0" w:color="auto"/>
      </w:divBdr>
    </w:div>
    <w:div w:id="325322118">
      <w:bodyDiv w:val="1"/>
      <w:marLeft w:val="0"/>
      <w:marRight w:val="0"/>
      <w:marTop w:val="0"/>
      <w:marBottom w:val="0"/>
      <w:divBdr>
        <w:top w:val="none" w:sz="0" w:space="0" w:color="auto"/>
        <w:left w:val="none" w:sz="0" w:space="0" w:color="auto"/>
        <w:bottom w:val="none" w:sz="0" w:space="0" w:color="auto"/>
        <w:right w:val="none" w:sz="0" w:space="0" w:color="auto"/>
      </w:divBdr>
    </w:div>
    <w:div w:id="567377151">
      <w:bodyDiv w:val="1"/>
      <w:marLeft w:val="0"/>
      <w:marRight w:val="0"/>
      <w:marTop w:val="0"/>
      <w:marBottom w:val="0"/>
      <w:divBdr>
        <w:top w:val="none" w:sz="0" w:space="0" w:color="auto"/>
        <w:left w:val="none" w:sz="0" w:space="0" w:color="auto"/>
        <w:bottom w:val="none" w:sz="0" w:space="0" w:color="auto"/>
        <w:right w:val="none" w:sz="0" w:space="0" w:color="auto"/>
      </w:divBdr>
    </w:div>
    <w:div w:id="626933293">
      <w:bodyDiv w:val="1"/>
      <w:marLeft w:val="0"/>
      <w:marRight w:val="0"/>
      <w:marTop w:val="0"/>
      <w:marBottom w:val="0"/>
      <w:divBdr>
        <w:top w:val="none" w:sz="0" w:space="0" w:color="auto"/>
        <w:left w:val="none" w:sz="0" w:space="0" w:color="auto"/>
        <w:bottom w:val="none" w:sz="0" w:space="0" w:color="auto"/>
        <w:right w:val="none" w:sz="0" w:space="0" w:color="auto"/>
      </w:divBdr>
    </w:div>
    <w:div w:id="685207781">
      <w:bodyDiv w:val="1"/>
      <w:marLeft w:val="0"/>
      <w:marRight w:val="0"/>
      <w:marTop w:val="0"/>
      <w:marBottom w:val="0"/>
      <w:divBdr>
        <w:top w:val="none" w:sz="0" w:space="0" w:color="auto"/>
        <w:left w:val="none" w:sz="0" w:space="0" w:color="auto"/>
        <w:bottom w:val="none" w:sz="0" w:space="0" w:color="auto"/>
        <w:right w:val="none" w:sz="0" w:space="0" w:color="auto"/>
      </w:divBdr>
    </w:div>
    <w:div w:id="755595013">
      <w:bodyDiv w:val="1"/>
      <w:marLeft w:val="0"/>
      <w:marRight w:val="0"/>
      <w:marTop w:val="0"/>
      <w:marBottom w:val="0"/>
      <w:divBdr>
        <w:top w:val="none" w:sz="0" w:space="0" w:color="auto"/>
        <w:left w:val="none" w:sz="0" w:space="0" w:color="auto"/>
        <w:bottom w:val="none" w:sz="0" w:space="0" w:color="auto"/>
        <w:right w:val="none" w:sz="0" w:space="0" w:color="auto"/>
      </w:divBdr>
    </w:div>
    <w:div w:id="762649960">
      <w:bodyDiv w:val="1"/>
      <w:marLeft w:val="0"/>
      <w:marRight w:val="0"/>
      <w:marTop w:val="0"/>
      <w:marBottom w:val="0"/>
      <w:divBdr>
        <w:top w:val="none" w:sz="0" w:space="0" w:color="auto"/>
        <w:left w:val="none" w:sz="0" w:space="0" w:color="auto"/>
        <w:bottom w:val="none" w:sz="0" w:space="0" w:color="auto"/>
        <w:right w:val="none" w:sz="0" w:space="0" w:color="auto"/>
      </w:divBdr>
    </w:div>
    <w:div w:id="767426608">
      <w:bodyDiv w:val="1"/>
      <w:marLeft w:val="0"/>
      <w:marRight w:val="0"/>
      <w:marTop w:val="0"/>
      <w:marBottom w:val="0"/>
      <w:divBdr>
        <w:top w:val="none" w:sz="0" w:space="0" w:color="auto"/>
        <w:left w:val="none" w:sz="0" w:space="0" w:color="auto"/>
        <w:bottom w:val="none" w:sz="0" w:space="0" w:color="auto"/>
        <w:right w:val="none" w:sz="0" w:space="0" w:color="auto"/>
      </w:divBdr>
    </w:div>
    <w:div w:id="785660381">
      <w:bodyDiv w:val="1"/>
      <w:marLeft w:val="0"/>
      <w:marRight w:val="0"/>
      <w:marTop w:val="0"/>
      <w:marBottom w:val="0"/>
      <w:divBdr>
        <w:top w:val="none" w:sz="0" w:space="0" w:color="auto"/>
        <w:left w:val="none" w:sz="0" w:space="0" w:color="auto"/>
        <w:bottom w:val="none" w:sz="0" w:space="0" w:color="auto"/>
        <w:right w:val="none" w:sz="0" w:space="0" w:color="auto"/>
      </w:divBdr>
    </w:div>
    <w:div w:id="896235317">
      <w:bodyDiv w:val="1"/>
      <w:marLeft w:val="0"/>
      <w:marRight w:val="0"/>
      <w:marTop w:val="0"/>
      <w:marBottom w:val="0"/>
      <w:divBdr>
        <w:top w:val="none" w:sz="0" w:space="0" w:color="auto"/>
        <w:left w:val="none" w:sz="0" w:space="0" w:color="auto"/>
        <w:bottom w:val="none" w:sz="0" w:space="0" w:color="auto"/>
        <w:right w:val="none" w:sz="0" w:space="0" w:color="auto"/>
      </w:divBdr>
    </w:div>
    <w:div w:id="1036854794">
      <w:bodyDiv w:val="1"/>
      <w:marLeft w:val="0"/>
      <w:marRight w:val="0"/>
      <w:marTop w:val="0"/>
      <w:marBottom w:val="0"/>
      <w:divBdr>
        <w:top w:val="none" w:sz="0" w:space="0" w:color="auto"/>
        <w:left w:val="none" w:sz="0" w:space="0" w:color="auto"/>
        <w:bottom w:val="none" w:sz="0" w:space="0" w:color="auto"/>
        <w:right w:val="none" w:sz="0" w:space="0" w:color="auto"/>
      </w:divBdr>
    </w:div>
    <w:div w:id="1103644218">
      <w:bodyDiv w:val="1"/>
      <w:marLeft w:val="0"/>
      <w:marRight w:val="0"/>
      <w:marTop w:val="0"/>
      <w:marBottom w:val="0"/>
      <w:divBdr>
        <w:top w:val="none" w:sz="0" w:space="0" w:color="auto"/>
        <w:left w:val="none" w:sz="0" w:space="0" w:color="auto"/>
        <w:bottom w:val="none" w:sz="0" w:space="0" w:color="auto"/>
        <w:right w:val="none" w:sz="0" w:space="0" w:color="auto"/>
      </w:divBdr>
    </w:div>
    <w:div w:id="1149859754">
      <w:bodyDiv w:val="1"/>
      <w:marLeft w:val="0"/>
      <w:marRight w:val="0"/>
      <w:marTop w:val="0"/>
      <w:marBottom w:val="0"/>
      <w:divBdr>
        <w:top w:val="none" w:sz="0" w:space="0" w:color="auto"/>
        <w:left w:val="none" w:sz="0" w:space="0" w:color="auto"/>
        <w:bottom w:val="none" w:sz="0" w:space="0" w:color="auto"/>
        <w:right w:val="none" w:sz="0" w:space="0" w:color="auto"/>
      </w:divBdr>
    </w:div>
    <w:div w:id="1243684017">
      <w:bodyDiv w:val="1"/>
      <w:marLeft w:val="0"/>
      <w:marRight w:val="0"/>
      <w:marTop w:val="0"/>
      <w:marBottom w:val="0"/>
      <w:divBdr>
        <w:top w:val="none" w:sz="0" w:space="0" w:color="auto"/>
        <w:left w:val="none" w:sz="0" w:space="0" w:color="auto"/>
        <w:bottom w:val="none" w:sz="0" w:space="0" w:color="auto"/>
        <w:right w:val="none" w:sz="0" w:space="0" w:color="auto"/>
      </w:divBdr>
    </w:div>
    <w:div w:id="1401244427">
      <w:bodyDiv w:val="1"/>
      <w:marLeft w:val="0"/>
      <w:marRight w:val="0"/>
      <w:marTop w:val="0"/>
      <w:marBottom w:val="0"/>
      <w:divBdr>
        <w:top w:val="none" w:sz="0" w:space="0" w:color="auto"/>
        <w:left w:val="none" w:sz="0" w:space="0" w:color="auto"/>
        <w:bottom w:val="none" w:sz="0" w:space="0" w:color="auto"/>
        <w:right w:val="none" w:sz="0" w:space="0" w:color="auto"/>
      </w:divBdr>
    </w:div>
    <w:div w:id="1425882725">
      <w:bodyDiv w:val="1"/>
      <w:marLeft w:val="0"/>
      <w:marRight w:val="0"/>
      <w:marTop w:val="0"/>
      <w:marBottom w:val="0"/>
      <w:divBdr>
        <w:top w:val="none" w:sz="0" w:space="0" w:color="auto"/>
        <w:left w:val="none" w:sz="0" w:space="0" w:color="auto"/>
        <w:bottom w:val="none" w:sz="0" w:space="0" w:color="auto"/>
        <w:right w:val="none" w:sz="0" w:space="0" w:color="auto"/>
      </w:divBdr>
    </w:div>
    <w:div w:id="1500657677">
      <w:bodyDiv w:val="1"/>
      <w:marLeft w:val="0"/>
      <w:marRight w:val="0"/>
      <w:marTop w:val="0"/>
      <w:marBottom w:val="0"/>
      <w:divBdr>
        <w:top w:val="none" w:sz="0" w:space="0" w:color="auto"/>
        <w:left w:val="none" w:sz="0" w:space="0" w:color="auto"/>
        <w:bottom w:val="none" w:sz="0" w:space="0" w:color="auto"/>
        <w:right w:val="none" w:sz="0" w:space="0" w:color="auto"/>
      </w:divBdr>
    </w:div>
    <w:div w:id="1519152212">
      <w:bodyDiv w:val="1"/>
      <w:marLeft w:val="0"/>
      <w:marRight w:val="0"/>
      <w:marTop w:val="0"/>
      <w:marBottom w:val="0"/>
      <w:divBdr>
        <w:top w:val="none" w:sz="0" w:space="0" w:color="auto"/>
        <w:left w:val="none" w:sz="0" w:space="0" w:color="auto"/>
        <w:bottom w:val="none" w:sz="0" w:space="0" w:color="auto"/>
        <w:right w:val="none" w:sz="0" w:space="0" w:color="auto"/>
      </w:divBdr>
    </w:div>
    <w:div w:id="1557618179">
      <w:bodyDiv w:val="1"/>
      <w:marLeft w:val="0"/>
      <w:marRight w:val="0"/>
      <w:marTop w:val="0"/>
      <w:marBottom w:val="0"/>
      <w:divBdr>
        <w:top w:val="none" w:sz="0" w:space="0" w:color="auto"/>
        <w:left w:val="none" w:sz="0" w:space="0" w:color="auto"/>
        <w:bottom w:val="none" w:sz="0" w:space="0" w:color="auto"/>
        <w:right w:val="none" w:sz="0" w:space="0" w:color="auto"/>
      </w:divBdr>
    </w:div>
    <w:div w:id="1580367829">
      <w:bodyDiv w:val="1"/>
      <w:marLeft w:val="0"/>
      <w:marRight w:val="0"/>
      <w:marTop w:val="0"/>
      <w:marBottom w:val="0"/>
      <w:divBdr>
        <w:top w:val="none" w:sz="0" w:space="0" w:color="auto"/>
        <w:left w:val="none" w:sz="0" w:space="0" w:color="auto"/>
        <w:bottom w:val="none" w:sz="0" w:space="0" w:color="auto"/>
        <w:right w:val="none" w:sz="0" w:space="0" w:color="auto"/>
      </w:divBdr>
    </w:div>
    <w:div w:id="1593472429">
      <w:bodyDiv w:val="1"/>
      <w:marLeft w:val="0"/>
      <w:marRight w:val="0"/>
      <w:marTop w:val="0"/>
      <w:marBottom w:val="0"/>
      <w:divBdr>
        <w:top w:val="none" w:sz="0" w:space="0" w:color="auto"/>
        <w:left w:val="none" w:sz="0" w:space="0" w:color="auto"/>
        <w:bottom w:val="none" w:sz="0" w:space="0" w:color="auto"/>
        <w:right w:val="none" w:sz="0" w:space="0" w:color="auto"/>
      </w:divBdr>
    </w:div>
    <w:div w:id="1608154816">
      <w:bodyDiv w:val="1"/>
      <w:marLeft w:val="0"/>
      <w:marRight w:val="0"/>
      <w:marTop w:val="0"/>
      <w:marBottom w:val="0"/>
      <w:divBdr>
        <w:top w:val="none" w:sz="0" w:space="0" w:color="auto"/>
        <w:left w:val="none" w:sz="0" w:space="0" w:color="auto"/>
        <w:bottom w:val="none" w:sz="0" w:space="0" w:color="auto"/>
        <w:right w:val="none" w:sz="0" w:space="0" w:color="auto"/>
      </w:divBdr>
    </w:div>
    <w:div w:id="1748847531">
      <w:bodyDiv w:val="1"/>
      <w:marLeft w:val="0"/>
      <w:marRight w:val="0"/>
      <w:marTop w:val="0"/>
      <w:marBottom w:val="0"/>
      <w:divBdr>
        <w:top w:val="none" w:sz="0" w:space="0" w:color="auto"/>
        <w:left w:val="none" w:sz="0" w:space="0" w:color="auto"/>
        <w:bottom w:val="none" w:sz="0" w:space="0" w:color="auto"/>
        <w:right w:val="none" w:sz="0" w:space="0" w:color="auto"/>
      </w:divBdr>
    </w:div>
    <w:div w:id="1749035833">
      <w:bodyDiv w:val="1"/>
      <w:marLeft w:val="0"/>
      <w:marRight w:val="0"/>
      <w:marTop w:val="0"/>
      <w:marBottom w:val="0"/>
      <w:divBdr>
        <w:top w:val="none" w:sz="0" w:space="0" w:color="auto"/>
        <w:left w:val="none" w:sz="0" w:space="0" w:color="auto"/>
        <w:bottom w:val="none" w:sz="0" w:space="0" w:color="auto"/>
        <w:right w:val="none" w:sz="0" w:space="0" w:color="auto"/>
      </w:divBdr>
    </w:div>
    <w:div w:id="1761485536">
      <w:bodyDiv w:val="1"/>
      <w:marLeft w:val="0"/>
      <w:marRight w:val="0"/>
      <w:marTop w:val="0"/>
      <w:marBottom w:val="0"/>
      <w:divBdr>
        <w:top w:val="none" w:sz="0" w:space="0" w:color="auto"/>
        <w:left w:val="none" w:sz="0" w:space="0" w:color="auto"/>
        <w:bottom w:val="none" w:sz="0" w:space="0" w:color="auto"/>
        <w:right w:val="none" w:sz="0" w:space="0" w:color="auto"/>
      </w:divBdr>
    </w:div>
    <w:div w:id="1793279593">
      <w:bodyDiv w:val="1"/>
      <w:marLeft w:val="0"/>
      <w:marRight w:val="0"/>
      <w:marTop w:val="0"/>
      <w:marBottom w:val="0"/>
      <w:divBdr>
        <w:top w:val="none" w:sz="0" w:space="0" w:color="auto"/>
        <w:left w:val="none" w:sz="0" w:space="0" w:color="auto"/>
        <w:bottom w:val="none" w:sz="0" w:space="0" w:color="auto"/>
        <w:right w:val="none" w:sz="0" w:space="0" w:color="auto"/>
      </w:divBdr>
    </w:div>
    <w:div w:id="1882672342">
      <w:bodyDiv w:val="1"/>
      <w:marLeft w:val="0"/>
      <w:marRight w:val="0"/>
      <w:marTop w:val="0"/>
      <w:marBottom w:val="0"/>
      <w:divBdr>
        <w:top w:val="none" w:sz="0" w:space="0" w:color="auto"/>
        <w:left w:val="none" w:sz="0" w:space="0" w:color="auto"/>
        <w:bottom w:val="none" w:sz="0" w:space="0" w:color="auto"/>
        <w:right w:val="none" w:sz="0" w:space="0" w:color="auto"/>
      </w:divBdr>
    </w:div>
    <w:div w:id="1884900965">
      <w:bodyDiv w:val="1"/>
      <w:marLeft w:val="0"/>
      <w:marRight w:val="0"/>
      <w:marTop w:val="0"/>
      <w:marBottom w:val="0"/>
      <w:divBdr>
        <w:top w:val="none" w:sz="0" w:space="0" w:color="auto"/>
        <w:left w:val="none" w:sz="0" w:space="0" w:color="auto"/>
        <w:bottom w:val="none" w:sz="0" w:space="0" w:color="auto"/>
        <w:right w:val="none" w:sz="0" w:space="0" w:color="auto"/>
      </w:divBdr>
    </w:div>
    <w:div w:id="1930848443">
      <w:bodyDiv w:val="1"/>
      <w:marLeft w:val="0"/>
      <w:marRight w:val="0"/>
      <w:marTop w:val="0"/>
      <w:marBottom w:val="0"/>
      <w:divBdr>
        <w:top w:val="none" w:sz="0" w:space="0" w:color="auto"/>
        <w:left w:val="none" w:sz="0" w:space="0" w:color="auto"/>
        <w:bottom w:val="none" w:sz="0" w:space="0" w:color="auto"/>
        <w:right w:val="none" w:sz="0" w:space="0" w:color="auto"/>
      </w:divBdr>
    </w:div>
    <w:div w:id="1939093953">
      <w:bodyDiv w:val="1"/>
      <w:marLeft w:val="0"/>
      <w:marRight w:val="0"/>
      <w:marTop w:val="0"/>
      <w:marBottom w:val="0"/>
      <w:divBdr>
        <w:top w:val="none" w:sz="0" w:space="0" w:color="auto"/>
        <w:left w:val="none" w:sz="0" w:space="0" w:color="auto"/>
        <w:bottom w:val="none" w:sz="0" w:space="0" w:color="auto"/>
        <w:right w:val="none" w:sz="0" w:space="0" w:color="auto"/>
      </w:divBdr>
    </w:div>
    <w:div w:id="1956906731">
      <w:bodyDiv w:val="1"/>
      <w:marLeft w:val="0"/>
      <w:marRight w:val="0"/>
      <w:marTop w:val="0"/>
      <w:marBottom w:val="0"/>
      <w:divBdr>
        <w:top w:val="none" w:sz="0" w:space="0" w:color="auto"/>
        <w:left w:val="none" w:sz="0" w:space="0" w:color="auto"/>
        <w:bottom w:val="none" w:sz="0" w:space="0" w:color="auto"/>
        <w:right w:val="none" w:sz="0" w:space="0" w:color="auto"/>
      </w:divBdr>
    </w:div>
    <w:div w:id="1966352380">
      <w:bodyDiv w:val="1"/>
      <w:marLeft w:val="0"/>
      <w:marRight w:val="0"/>
      <w:marTop w:val="0"/>
      <w:marBottom w:val="0"/>
      <w:divBdr>
        <w:top w:val="none" w:sz="0" w:space="0" w:color="auto"/>
        <w:left w:val="none" w:sz="0" w:space="0" w:color="auto"/>
        <w:bottom w:val="none" w:sz="0" w:space="0" w:color="auto"/>
        <w:right w:val="none" w:sz="0" w:space="0" w:color="auto"/>
      </w:divBdr>
    </w:div>
    <w:div w:id="1986003609">
      <w:bodyDiv w:val="1"/>
      <w:marLeft w:val="0"/>
      <w:marRight w:val="0"/>
      <w:marTop w:val="0"/>
      <w:marBottom w:val="0"/>
      <w:divBdr>
        <w:top w:val="none" w:sz="0" w:space="0" w:color="auto"/>
        <w:left w:val="none" w:sz="0" w:space="0" w:color="auto"/>
        <w:bottom w:val="none" w:sz="0" w:space="0" w:color="auto"/>
        <w:right w:val="none" w:sz="0" w:space="0" w:color="auto"/>
      </w:divBdr>
    </w:div>
    <w:div w:id="2075854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2-4764-3009" TargetMode="External"/><Relationship Id="rId18" Type="http://schemas.openxmlformats.org/officeDocument/2006/relationships/hyperlink" Target="mailto:frank.martin@usda.gov" TargetMode="External"/><Relationship Id="rId26" Type="http://schemas.openxmlformats.org/officeDocument/2006/relationships/hyperlink" Target="https://github.com/grunwaldlab/rps10_barcode" TargetMode="External"/><Relationship Id="rId39" Type="http://schemas.openxmlformats.org/officeDocument/2006/relationships/image" Target="media/image7.png"/><Relationship Id="rId21" Type="http://schemas.openxmlformats.org/officeDocument/2006/relationships/hyperlink" Target="http://www.rstudio.com/shiny/" TargetMode="External"/><Relationship Id="rId34" Type="http://schemas.openxmlformats.org/officeDocument/2006/relationships/image" Target="media/image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rcid.org/0000-0002-8050-1248" TargetMode="External"/><Relationship Id="rId20" Type="http://schemas.openxmlformats.org/officeDocument/2006/relationships/hyperlink" Target="http://www.oomycetedb.org" TargetMode="External"/><Relationship Id="rId29" Type="http://schemas.openxmlformats.org/officeDocument/2006/relationships/footer" Target="footer1.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3-2134-9888)1" TargetMode="External"/><Relationship Id="rId24" Type="http://schemas.openxmlformats.org/officeDocument/2006/relationships/hyperlink" Target="http://www.oomycetedb.org" TargetMode="External"/><Relationship Id="rId32" Type="http://schemas.openxmlformats.org/officeDocument/2006/relationships/footer" Target="footer3.xm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orcid.org/0000-0003-0089-9135" TargetMode="External"/><Relationship Id="rId23" Type="http://schemas.openxmlformats.org/officeDocument/2006/relationships/hyperlink" Target="http://www.oomycetedb.org" TargetMode="External"/><Relationship Id="rId28" Type="http://schemas.openxmlformats.org/officeDocument/2006/relationships/header" Target="header2.xml"/><Relationship Id="rId36" Type="http://schemas.openxmlformats.org/officeDocument/2006/relationships/image" Target="media/image4.png"/><Relationship Id="rId10" Type="http://schemas.openxmlformats.org/officeDocument/2006/relationships/hyperlink" Target="https://orcid.org/0000-0002-8702-0412" TargetMode="External"/><Relationship Id="rId19" Type="http://schemas.openxmlformats.org/officeDocument/2006/relationships/hyperlink" Target="mailto:nik.grunwald@usda.gov" TargetMode="External"/><Relationship Id="rId31" Type="http://schemas.openxmlformats.org/officeDocument/2006/relationships/header" Target="head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0-0001-9526-0945" TargetMode="External"/><Relationship Id="rId14" Type="http://schemas.openxmlformats.org/officeDocument/2006/relationships/hyperlink" Target="https://orcid.org/0000-0002-7962-219X" TargetMode="External"/><Relationship Id="rId22" Type="http://schemas.openxmlformats.org/officeDocument/2006/relationships/hyperlink" Target="https://github.com/grunwaldlab/OomyceteDB"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3.png"/><Relationship Id="rId43" Type="http://schemas.microsoft.com/office/2011/relationships/people" Target="people.xml"/><Relationship Id="rId8" Type="http://schemas.openxmlformats.org/officeDocument/2006/relationships/hyperlink" Target="https://orcid.org/0000-0002-5075-0948" TargetMode="External"/><Relationship Id="rId3" Type="http://schemas.openxmlformats.org/officeDocument/2006/relationships/styles" Target="styles.xml"/><Relationship Id="rId12" Type="http://schemas.openxmlformats.org/officeDocument/2006/relationships/hyperlink" Target="https://orcid.org/0000-0003-1549-2987" TargetMode="External"/><Relationship Id="rId17" Type="http://schemas.openxmlformats.org/officeDocument/2006/relationships/hyperlink" Target="https://orcid.org/0000-0003-1656-7602" TargetMode="External"/><Relationship Id="rId25" Type="http://schemas.openxmlformats.org/officeDocument/2006/relationships/hyperlink" Target="http://www.oomyceteDB.org" TargetMode="External"/><Relationship Id="rId33" Type="http://schemas.openxmlformats.org/officeDocument/2006/relationships/image" Target="media/image1.png"/><Relationship Id="rId3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hhdNNhTPIAgRZs8IV8Vs5nCBZw==">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4294966432</TotalTime>
  <Pages>55</Pages>
  <Words>26960</Words>
  <Characters>153672</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Frank</dc:creator>
  <cp:lastModifiedBy>Zachary Foster</cp:lastModifiedBy>
  <cp:revision>20</cp:revision>
  <cp:lastPrinted>2021-09-22T15:15:00Z</cp:lastPrinted>
  <dcterms:created xsi:type="dcterms:W3CDTF">2022-01-19T23:43:00Z</dcterms:created>
  <dcterms:modified xsi:type="dcterms:W3CDTF">2022-03-25T04:40:00Z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zotero-version="6.0"&gt;&lt;session id="T7zVW5gw"/&gt;&lt;style id="http://www.zotero.org/styles/molecular-ecology" hasBibliography="1" bibliographyStyleHasBeenSet="1"/&gt;&lt;prefs&gt;&lt;pref name="fieldType" value="Field"/&gt;&lt;pref name="dontAskDelayCitati</vt:lpwstr>
  </property>
  <property fmtid="{D5CDD505-2E9C-101B-9397-08002B2CF9AE}" pid="3" name="ZOTERO_PREF_2">
    <vt:lpwstr>onUpdates" value="true"/&gt;&lt;/prefs&gt;&lt;/data&gt;</vt:lpwstr>
  </property>
</Properties>
</file>